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846959B" w14:textId="4C069B7E" w:rsidR="0011260D" w:rsidRPr="00F67A4C" w:rsidRDefault="0011260D" w:rsidP="0069381C">
      <w:pPr>
        <w:jc w:val="center"/>
      </w:pPr>
    </w:p>
    <w:p w14:paraId="7ED33D28" w14:textId="67563090" w:rsidR="00BB0E57" w:rsidRPr="00F67A4C" w:rsidRDefault="00BB0E57" w:rsidP="002E7ECD">
      <w:pPr>
        <w:rPr>
          <w:sz w:val="36"/>
          <w:szCs w:val="36"/>
        </w:rPr>
      </w:pPr>
    </w:p>
    <w:p w14:paraId="29B68EBD" w14:textId="1D0DE29A" w:rsidR="00F76B1E" w:rsidRPr="00F67A4C" w:rsidRDefault="00625D33" w:rsidP="008F2928">
      <w:pPr>
        <w:jc w:val="center"/>
        <w:rPr>
          <w:b/>
          <w:sz w:val="36"/>
          <w:szCs w:val="36"/>
        </w:rPr>
      </w:pPr>
      <w:r>
        <w:rPr>
          <w:b/>
          <w:sz w:val="36"/>
          <w:szCs w:val="36"/>
        </w:rPr>
        <w:t>Fish on the Run</w:t>
      </w:r>
      <w:r w:rsidR="00BC01F4" w:rsidRPr="00F67A4C">
        <w:rPr>
          <w:b/>
          <w:sz w:val="36"/>
          <w:szCs w:val="36"/>
        </w:rPr>
        <w:t xml:space="preserve"> </w:t>
      </w:r>
      <w:r w:rsidR="00BB1D1A">
        <w:rPr>
          <w:b/>
          <w:sz w:val="36"/>
          <w:szCs w:val="36"/>
        </w:rPr>
        <w:t>–</w:t>
      </w:r>
      <w:r w:rsidR="0011260D" w:rsidRPr="00F67A4C">
        <w:rPr>
          <w:b/>
          <w:sz w:val="36"/>
          <w:szCs w:val="36"/>
        </w:rPr>
        <w:t xml:space="preserve"> Gaming App</w:t>
      </w:r>
    </w:p>
    <w:p w14:paraId="0E7823CC" w14:textId="77777777" w:rsidR="00154A46" w:rsidRPr="00F67A4C" w:rsidRDefault="00154A46" w:rsidP="008F2928">
      <w:pPr>
        <w:jc w:val="center"/>
      </w:pPr>
    </w:p>
    <w:p w14:paraId="16C14821" w14:textId="2D872AA2" w:rsidR="0011260D" w:rsidRPr="00F67A4C" w:rsidRDefault="00F76B1E" w:rsidP="008F2928">
      <w:pPr>
        <w:jc w:val="center"/>
      </w:pPr>
      <w:r w:rsidRPr="00F67A4C">
        <w:t>Final Report for CS39440 Major Project</w:t>
      </w:r>
    </w:p>
    <w:p w14:paraId="03E0B1CB" w14:textId="77777777" w:rsidR="00F356D6" w:rsidRPr="00F67A4C" w:rsidRDefault="00F356D6" w:rsidP="008F2928">
      <w:pPr>
        <w:jc w:val="center"/>
      </w:pPr>
    </w:p>
    <w:p w14:paraId="09C25047" w14:textId="309DBC15" w:rsidR="004636A4" w:rsidRPr="00F67A4C" w:rsidRDefault="00F76B1E" w:rsidP="008F2928">
      <w:pPr>
        <w:jc w:val="center"/>
      </w:pPr>
      <w:r w:rsidRPr="00AB2FA1">
        <w:t>Author</w:t>
      </w:r>
      <w:r w:rsidR="00C86079" w:rsidRPr="00AB2FA1">
        <w:t>:</w:t>
      </w:r>
      <w:r w:rsidRPr="00F67A4C">
        <w:t xml:space="preserve"> Dimitar</w:t>
      </w:r>
      <w:r w:rsidR="0069381C" w:rsidRPr="00F67A4C">
        <w:t xml:space="preserve"> Plamenov</w:t>
      </w:r>
      <w:r w:rsidRPr="00F67A4C">
        <w:t xml:space="preserve"> Velikov (</w:t>
      </w:r>
      <w:r w:rsidR="004636A4" w:rsidRPr="00F67A4C">
        <w:t>dpv@aber.ac.uk</w:t>
      </w:r>
      <w:r w:rsidRPr="00F67A4C">
        <w:t>)</w:t>
      </w:r>
    </w:p>
    <w:p w14:paraId="09A08C54" w14:textId="77777777" w:rsidR="004636A4" w:rsidRPr="00F67A4C" w:rsidRDefault="004636A4" w:rsidP="008F2928">
      <w:pPr>
        <w:jc w:val="center"/>
      </w:pPr>
    </w:p>
    <w:p w14:paraId="4DC755B1" w14:textId="3393DD76" w:rsidR="00B02D77" w:rsidRPr="00F67A4C" w:rsidRDefault="00F76B1E" w:rsidP="008F2928">
      <w:pPr>
        <w:jc w:val="center"/>
        <w:rPr>
          <w:color w:val="000000"/>
        </w:rPr>
      </w:pPr>
      <w:r w:rsidRPr="00AB2FA1">
        <w:t>Supervisor:</w:t>
      </w:r>
      <w:r w:rsidRPr="00F67A4C">
        <w:t xml:space="preserve"> Otara Akanyeti</w:t>
      </w:r>
      <w:r w:rsidR="00130143" w:rsidRPr="00F67A4C">
        <w:t xml:space="preserve"> (ota1@aber.ac.uk)</w:t>
      </w:r>
    </w:p>
    <w:p w14:paraId="5E0151E9" w14:textId="07EA3C44" w:rsidR="00F356D6" w:rsidRPr="00F67A4C" w:rsidRDefault="00F356D6" w:rsidP="008F2928">
      <w:pPr>
        <w:jc w:val="center"/>
      </w:pPr>
    </w:p>
    <w:p w14:paraId="14FA1A85" w14:textId="59D81FB4" w:rsidR="006A6D63" w:rsidRPr="00F67A4C" w:rsidRDefault="006A6D63" w:rsidP="008F2928">
      <w:pPr>
        <w:jc w:val="center"/>
      </w:pPr>
    </w:p>
    <w:p w14:paraId="345C6680" w14:textId="593D8ABD" w:rsidR="0011260D" w:rsidRPr="00F67A4C" w:rsidRDefault="00B02D77" w:rsidP="008F2928">
      <w:pPr>
        <w:jc w:val="center"/>
      </w:pPr>
      <w:r w:rsidRPr="00F67A4C">
        <w:fldChar w:fldCharType="begin"/>
      </w:r>
      <w:r w:rsidRPr="00F67A4C">
        <w:instrText xml:space="preserve"> DATE \@ "d MMMM yyyy" </w:instrText>
      </w:r>
      <w:r w:rsidRPr="00F67A4C">
        <w:fldChar w:fldCharType="separate"/>
      </w:r>
      <w:r w:rsidR="00C6486D">
        <w:rPr>
          <w:noProof/>
        </w:rPr>
        <w:t>20 March 2018</w:t>
      </w:r>
      <w:r w:rsidRPr="00F67A4C">
        <w:fldChar w:fldCharType="end"/>
      </w:r>
    </w:p>
    <w:p w14:paraId="05B81918" w14:textId="05F9693D" w:rsidR="003D570E" w:rsidRPr="00F67A4C" w:rsidRDefault="003D570E" w:rsidP="00CC6F52">
      <w:pPr>
        <w:jc w:val="center"/>
      </w:pPr>
    </w:p>
    <w:p w14:paraId="6CB850C5" w14:textId="77777777" w:rsidR="003D570E" w:rsidRPr="00F67A4C" w:rsidRDefault="003D570E" w:rsidP="008F2928">
      <w:pPr>
        <w:jc w:val="center"/>
      </w:pPr>
    </w:p>
    <w:p w14:paraId="65DDB4DC" w14:textId="4A5A5E8E" w:rsidR="0011260D" w:rsidRPr="00F67A4C" w:rsidRDefault="00BC01F4" w:rsidP="006A6D63">
      <w:pPr>
        <w:jc w:val="center"/>
      </w:pPr>
      <w:r w:rsidRPr="00F67A4C">
        <w:t>Version 1.0 (Draft)</w:t>
      </w:r>
    </w:p>
    <w:p w14:paraId="0570566F" w14:textId="77777777" w:rsidR="0011260D" w:rsidRPr="00F67A4C" w:rsidRDefault="0011260D" w:rsidP="008F2928">
      <w:pPr>
        <w:jc w:val="center"/>
      </w:pPr>
    </w:p>
    <w:p w14:paraId="41B09320" w14:textId="77777777" w:rsidR="0011260D" w:rsidRPr="00F67A4C" w:rsidRDefault="0011260D" w:rsidP="008F2928">
      <w:pPr>
        <w:jc w:val="center"/>
      </w:pPr>
    </w:p>
    <w:p w14:paraId="2D1038D1" w14:textId="1B0B764F" w:rsidR="00BC01F4" w:rsidRPr="00F67A4C" w:rsidRDefault="00B02D77" w:rsidP="008F2928">
      <w:pPr>
        <w:jc w:val="center"/>
      </w:pPr>
      <w:r w:rsidRPr="00F67A4C">
        <w:t>This report is submitted as partial fulfilment of a BSc degree</w:t>
      </w:r>
    </w:p>
    <w:p w14:paraId="21C66F12" w14:textId="7F52B94E" w:rsidR="00B02D77" w:rsidRPr="00F67A4C" w:rsidRDefault="00B02D77" w:rsidP="008F2928">
      <w:pPr>
        <w:jc w:val="center"/>
      </w:pPr>
      <w:r w:rsidRPr="00F67A4C">
        <w:t>In Computer Science (G400)</w:t>
      </w:r>
    </w:p>
    <w:p w14:paraId="239BDE33" w14:textId="2DA7FD8E" w:rsidR="00B02D77" w:rsidRPr="00F67A4C" w:rsidRDefault="00B02D77" w:rsidP="00CC6F52">
      <w:pPr>
        <w:jc w:val="center"/>
      </w:pPr>
    </w:p>
    <w:p w14:paraId="20B6FED0" w14:textId="275A3D51" w:rsidR="00B02D77" w:rsidRPr="00F67A4C" w:rsidRDefault="00B02D77" w:rsidP="00CC6F52">
      <w:pPr>
        <w:jc w:val="center"/>
      </w:pPr>
    </w:p>
    <w:p w14:paraId="19CF5ACF" w14:textId="184DC323" w:rsidR="00154A46" w:rsidRPr="00F67A4C" w:rsidRDefault="00154A46" w:rsidP="00CC6F52">
      <w:pPr>
        <w:jc w:val="center"/>
      </w:pPr>
    </w:p>
    <w:p w14:paraId="642A1184" w14:textId="6398520F" w:rsidR="00154A46" w:rsidRPr="00F67A4C" w:rsidRDefault="00154A46" w:rsidP="00CC6F52">
      <w:pPr>
        <w:jc w:val="center"/>
      </w:pPr>
    </w:p>
    <w:p w14:paraId="34BEA289" w14:textId="106E23EF" w:rsidR="00154A46" w:rsidRPr="00F67A4C" w:rsidRDefault="00154A46" w:rsidP="00CC6F52">
      <w:pPr>
        <w:jc w:val="center"/>
      </w:pPr>
    </w:p>
    <w:p w14:paraId="6C654A35" w14:textId="04DCD0EA" w:rsidR="00154A46" w:rsidRPr="00F67A4C" w:rsidRDefault="00154A46" w:rsidP="00CC6F52">
      <w:pPr>
        <w:jc w:val="center"/>
      </w:pPr>
    </w:p>
    <w:p w14:paraId="264745A6" w14:textId="7091ED22" w:rsidR="00154A46" w:rsidRDefault="00154A46" w:rsidP="00CC6F52">
      <w:pPr>
        <w:jc w:val="center"/>
      </w:pPr>
    </w:p>
    <w:p w14:paraId="294335FA" w14:textId="127A7EC8" w:rsidR="002E7ECD" w:rsidRDefault="002E7ECD" w:rsidP="00CC6F52">
      <w:pPr>
        <w:jc w:val="center"/>
      </w:pPr>
    </w:p>
    <w:p w14:paraId="2F8A28CE" w14:textId="624C4611" w:rsidR="002E7ECD" w:rsidRPr="00F67A4C" w:rsidRDefault="002E7ECD" w:rsidP="00CC6F52">
      <w:pPr>
        <w:jc w:val="center"/>
      </w:pPr>
    </w:p>
    <w:p w14:paraId="049FE80F" w14:textId="4CFD3FC8" w:rsidR="00B02D77" w:rsidRPr="00F67A4C" w:rsidRDefault="00B02D77" w:rsidP="00CC6F52">
      <w:pPr>
        <w:jc w:val="center"/>
      </w:pPr>
    </w:p>
    <w:p w14:paraId="6CD5C4FF" w14:textId="57C313BD" w:rsidR="00B02D77" w:rsidRPr="00F67A4C" w:rsidRDefault="00B02D77" w:rsidP="00F32268">
      <w:pPr>
        <w:jc w:val="left"/>
      </w:pPr>
      <w:r w:rsidRPr="00F67A4C">
        <w:t>Department of Computer Science</w:t>
      </w:r>
    </w:p>
    <w:p w14:paraId="71D9191E" w14:textId="5F3D2FC7" w:rsidR="00B02D77" w:rsidRPr="00F67A4C" w:rsidRDefault="00B02D77" w:rsidP="00F32268">
      <w:pPr>
        <w:jc w:val="left"/>
      </w:pPr>
      <w:r w:rsidRPr="00F67A4C">
        <w:t>Aberystwyth University</w:t>
      </w:r>
    </w:p>
    <w:p w14:paraId="495ECEDE" w14:textId="12075C5D" w:rsidR="00B02D77" w:rsidRPr="00F67A4C" w:rsidRDefault="00B02D77" w:rsidP="00F32268">
      <w:pPr>
        <w:jc w:val="left"/>
      </w:pPr>
      <w:r w:rsidRPr="00F67A4C">
        <w:t>Aberystwyth</w:t>
      </w:r>
    </w:p>
    <w:p w14:paraId="3F6F0B84" w14:textId="25B875A8" w:rsidR="00B02D77" w:rsidRPr="00F67A4C" w:rsidRDefault="00B02D77" w:rsidP="00F32268">
      <w:pPr>
        <w:jc w:val="left"/>
      </w:pPr>
      <w:r w:rsidRPr="00F67A4C">
        <w:t>Ceredigion</w:t>
      </w:r>
    </w:p>
    <w:p w14:paraId="30867032" w14:textId="61FFAE55" w:rsidR="00B02D77" w:rsidRPr="00F67A4C" w:rsidRDefault="00B02D77" w:rsidP="00F32268">
      <w:pPr>
        <w:jc w:val="left"/>
      </w:pPr>
      <w:r w:rsidRPr="00F67A4C">
        <w:t>SY23 3DB</w:t>
      </w:r>
    </w:p>
    <w:p w14:paraId="28FDD1A3" w14:textId="3F3F45CD" w:rsidR="00154A46" w:rsidRPr="00F67A4C" w:rsidRDefault="00B02D77" w:rsidP="008F2928">
      <w:pPr>
        <w:jc w:val="left"/>
      </w:pPr>
      <w:r w:rsidRPr="00F67A4C">
        <w:t>Wales, UK</w:t>
      </w:r>
    </w:p>
    <w:p w14:paraId="6A8F19B8" w14:textId="78B39DE7" w:rsidR="00154A46" w:rsidRPr="00F67A4C" w:rsidRDefault="00533639" w:rsidP="00130143">
      <w:pPr>
        <w:jc w:val="left"/>
      </w:pPr>
      <w:r w:rsidRPr="00F67A4C">
        <w:rPr>
          <w:b/>
        </w:rPr>
        <w:lastRenderedPageBreak/>
        <w:t>Declaration of originality</w:t>
      </w:r>
    </w:p>
    <w:p w14:paraId="5B239657" w14:textId="2060E813" w:rsidR="00533639" w:rsidRPr="00F67A4C" w:rsidRDefault="00533639" w:rsidP="0069381C">
      <w:pPr>
        <w:jc w:val="left"/>
      </w:pPr>
      <w:r w:rsidRPr="00F67A4C">
        <w:t>I confirm that:</w:t>
      </w:r>
    </w:p>
    <w:p w14:paraId="40B3D3B4" w14:textId="5862A066" w:rsidR="003B2C86" w:rsidRPr="00F67A4C" w:rsidRDefault="003B2C86" w:rsidP="00130143">
      <w:pPr>
        <w:spacing w:line="276" w:lineRule="auto"/>
        <w:jc w:val="left"/>
      </w:pPr>
    </w:p>
    <w:p w14:paraId="70B13034" w14:textId="2EABBE73" w:rsidR="003B2C86" w:rsidRPr="00F67A4C" w:rsidRDefault="00533639" w:rsidP="003D2E71">
      <w:pPr>
        <w:pStyle w:val="ListParagraph"/>
        <w:numPr>
          <w:ilvl w:val="0"/>
          <w:numId w:val="1"/>
        </w:numPr>
        <w:ind w:left="360"/>
      </w:pPr>
      <w:r w:rsidRPr="00F67A4C">
        <w:t>This submission is my own work, except where clearly indicated.</w:t>
      </w:r>
    </w:p>
    <w:p w14:paraId="0DB60E82" w14:textId="77777777" w:rsidR="00130143" w:rsidRPr="00F67A4C" w:rsidRDefault="00130143" w:rsidP="008F2928">
      <w:pPr>
        <w:spacing w:line="240" w:lineRule="auto"/>
        <w:ind w:left="360"/>
      </w:pPr>
    </w:p>
    <w:p w14:paraId="3DEEC2C7" w14:textId="3A83BEAE" w:rsidR="003B2C86" w:rsidRPr="00F67A4C" w:rsidRDefault="00533639" w:rsidP="003D2E71">
      <w:pPr>
        <w:pStyle w:val="ListParagraph"/>
        <w:numPr>
          <w:ilvl w:val="0"/>
          <w:numId w:val="1"/>
        </w:numPr>
        <w:ind w:left="360"/>
      </w:pPr>
      <w:r w:rsidRPr="00F67A4C">
        <w:t>I understand that there are severe penalties for Unacceptable Academic Practice, which can lead to loss of marks or even the withholding of a degree.</w:t>
      </w:r>
    </w:p>
    <w:p w14:paraId="6B36EFD3" w14:textId="77777777" w:rsidR="00130143" w:rsidRPr="00F67A4C" w:rsidRDefault="00130143" w:rsidP="003D2E71">
      <w:pPr>
        <w:spacing w:line="240" w:lineRule="auto"/>
        <w:ind w:left="360"/>
      </w:pPr>
    </w:p>
    <w:p w14:paraId="3D1DA049" w14:textId="2BBE2589" w:rsidR="00130143" w:rsidRPr="00F67A4C" w:rsidRDefault="00533639" w:rsidP="003D2E71">
      <w:pPr>
        <w:pStyle w:val="ListParagraph"/>
        <w:numPr>
          <w:ilvl w:val="0"/>
          <w:numId w:val="1"/>
        </w:numPr>
        <w:ind w:left="360"/>
      </w:pPr>
      <w:r w:rsidRPr="00F67A4C">
        <w:t>I have read the regulations on Unacceptable Academic Practice from the University’s Academic Quality and Records Office (AQRO) and the relevant sections of the current Student Handbook of the Department of Computer Science.</w:t>
      </w:r>
    </w:p>
    <w:p w14:paraId="38B2B2D7" w14:textId="77777777" w:rsidR="00130143" w:rsidRPr="00F67A4C" w:rsidRDefault="00130143" w:rsidP="003D2E71">
      <w:pPr>
        <w:pStyle w:val="ListParagraph"/>
        <w:spacing w:line="240" w:lineRule="auto"/>
        <w:ind w:left="360"/>
      </w:pPr>
    </w:p>
    <w:p w14:paraId="27A52C5D" w14:textId="4DEAB666" w:rsidR="00533639" w:rsidRPr="00F67A4C" w:rsidRDefault="00533639" w:rsidP="003D2E71">
      <w:pPr>
        <w:pStyle w:val="ListParagraph"/>
        <w:numPr>
          <w:ilvl w:val="0"/>
          <w:numId w:val="1"/>
        </w:numPr>
        <w:ind w:left="360"/>
      </w:pPr>
      <w:r w:rsidRPr="00F67A4C">
        <w:t xml:space="preserve">In submitting this </w:t>
      </w:r>
      <w:r w:rsidR="003B2C86" w:rsidRPr="00F67A4C">
        <w:t>work,</w:t>
      </w:r>
      <w:r w:rsidRPr="00F67A4C">
        <w:t xml:space="preserve"> I understand and agree to abide by the University’s regulations governing these issues.</w:t>
      </w:r>
    </w:p>
    <w:p w14:paraId="4064538D" w14:textId="5BDA3F21" w:rsidR="00154A46" w:rsidRPr="00F67A4C" w:rsidRDefault="00154A46" w:rsidP="00130143"/>
    <w:p w14:paraId="4CD9FA4E" w14:textId="09929191" w:rsidR="00154A46" w:rsidRPr="00F67A4C" w:rsidRDefault="00154A46" w:rsidP="00130143">
      <w:pPr>
        <w:jc w:val="left"/>
      </w:pPr>
      <w:r w:rsidRPr="00F67A4C">
        <w:t>Name</w:t>
      </w:r>
      <w:r w:rsidR="00274F4D">
        <w:t>:</w:t>
      </w:r>
      <w:r w:rsidRPr="00F67A4C">
        <w:t xml:space="preserve">   </w:t>
      </w:r>
      <w:r w:rsidR="00274F4D">
        <w:t>Dimitar Velikov</w:t>
      </w:r>
    </w:p>
    <w:p w14:paraId="616469F6" w14:textId="7F1A7F96" w:rsidR="00154A46" w:rsidRPr="00F67A4C" w:rsidRDefault="00154A46" w:rsidP="00130143">
      <w:pPr>
        <w:jc w:val="left"/>
      </w:pPr>
      <w:r w:rsidRPr="00F67A4C">
        <w:t>Date</w:t>
      </w:r>
      <w:r w:rsidR="00274F4D">
        <w:t xml:space="preserve">:    </w:t>
      </w:r>
      <w:r w:rsidRPr="00F67A4C">
        <w:t xml:space="preserve"> </w:t>
      </w:r>
      <w:r w:rsidR="00274F4D">
        <w:fldChar w:fldCharType="begin"/>
      </w:r>
      <w:r w:rsidR="00274F4D">
        <w:instrText xml:space="preserve"> DATE \@ "dd/MM/yyyy" </w:instrText>
      </w:r>
      <w:r w:rsidR="00274F4D">
        <w:fldChar w:fldCharType="separate"/>
      </w:r>
      <w:r w:rsidR="00274F4D">
        <w:rPr>
          <w:noProof/>
        </w:rPr>
        <w:t>20/03/2018</w:t>
      </w:r>
      <w:r w:rsidR="00274F4D">
        <w:fldChar w:fldCharType="end"/>
      </w:r>
    </w:p>
    <w:p w14:paraId="65238C60" w14:textId="77777777" w:rsidR="00ED300B" w:rsidRPr="00F67A4C" w:rsidRDefault="00ED300B" w:rsidP="0069381C"/>
    <w:p w14:paraId="1DA3CED7" w14:textId="77777777" w:rsidR="00ED300B" w:rsidRPr="00F67A4C" w:rsidRDefault="00ED300B" w:rsidP="0069381C"/>
    <w:p w14:paraId="0DF1ECD2" w14:textId="0B33D659" w:rsidR="00ED300B" w:rsidRPr="00F67A4C" w:rsidRDefault="00ED300B" w:rsidP="0069381C"/>
    <w:p w14:paraId="5EB2CEED" w14:textId="77777777" w:rsidR="00BB0E57" w:rsidRPr="00F67A4C" w:rsidRDefault="00BB0E57" w:rsidP="0069381C"/>
    <w:p w14:paraId="29B34121" w14:textId="0F3FC7E8" w:rsidR="00154A46" w:rsidRPr="00F67A4C" w:rsidRDefault="00533639" w:rsidP="00130143">
      <w:r w:rsidRPr="00F67A4C">
        <w:br/>
      </w:r>
      <w:r w:rsidRPr="00F67A4C">
        <w:rPr>
          <w:b/>
        </w:rPr>
        <w:t>Consent to share this work</w:t>
      </w:r>
    </w:p>
    <w:p w14:paraId="138E540D" w14:textId="49DF5663" w:rsidR="00533639" w:rsidRPr="00F67A4C" w:rsidRDefault="00533639" w:rsidP="00130143">
      <w:r w:rsidRPr="00F67A4C">
        <w:t>By including my name below, I hereby agree to this dissertation being made available to other students and academic staff of the Aberystwyth Computer Science Department.</w:t>
      </w:r>
    </w:p>
    <w:p w14:paraId="1801DD9F" w14:textId="1A9FE572" w:rsidR="00533639" w:rsidRPr="00F67A4C" w:rsidRDefault="00533639" w:rsidP="00130143">
      <w:pPr>
        <w:jc w:val="left"/>
      </w:pPr>
    </w:p>
    <w:p w14:paraId="7E5EA63C" w14:textId="73F84B15" w:rsidR="00154A46" w:rsidRPr="00F67A4C" w:rsidRDefault="00533639" w:rsidP="00130143">
      <w:pPr>
        <w:jc w:val="left"/>
      </w:pPr>
      <w:r w:rsidRPr="00F67A4C">
        <w:t>Name</w:t>
      </w:r>
      <w:r w:rsidR="00274F4D">
        <w:t>:</w:t>
      </w:r>
      <w:r w:rsidRPr="00F67A4C">
        <w:t xml:space="preserve"> </w:t>
      </w:r>
      <w:r w:rsidR="00154A46" w:rsidRPr="00F67A4C">
        <w:t xml:space="preserve">  </w:t>
      </w:r>
      <w:r w:rsidR="00274F4D">
        <w:t>Dimitar Velikov</w:t>
      </w:r>
    </w:p>
    <w:p w14:paraId="4545D855" w14:textId="09311A84" w:rsidR="00154A46" w:rsidRPr="00CD46D2" w:rsidRDefault="00533639" w:rsidP="0069381C">
      <w:pPr>
        <w:jc w:val="left"/>
      </w:pPr>
      <w:r w:rsidRPr="00F67A4C">
        <w:t>Date</w:t>
      </w:r>
      <w:r w:rsidR="00274F4D">
        <w:t xml:space="preserve">:    </w:t>
      </w:r>
      <w:r w:rsidRPr="00F67A4C">
        <w:t xml:space="preserve"> </w:t>
      </w:r>
      <w:r w:rsidR="00274F4D">
        <w:fldChar w:fldCharType="begin"/>
      </w:r>
      <w:r w:rsidR="00274F4D">
        <w:instrText xml:space="preserve"> DATE \@ "dd/MM/yyyy" </w:instrText>
      </w:r>
      <w:r w:rsidR="00274F4D">
        <w:fldChar w:fldCharType="separate"/>
      </w:r>
      <w:r w:rsidR="00274F4D">
        <w:rPr>
          <w:noProof/>
        </w:rPr>
        <w:t>20/03/2018</w:t>
      </w:r>
      <w:r w:rsidR="00274F4D">
        <w:fldChar w:fldCharType="end"/>
      </w:r>
    </w:p>
    <w:p w14:paraId="5B00E648" w14:textId="4C8F4F4B" w:rsidR="00154A46" w:rsidRPr="00F67A4C" w:rsidRDefault="00154A46" w:rsidP="0069381C">
      <w:pPr>
        <w:jc w:val="left"/>
        <w:rPr>
          <w:szCs w:val="28"/>
        </w:rPr>
      </w:pPr>
    </w:p>
    <w:p w14:paraId="30E1C2BE" w14:textId="5134F06C" w:rsidR="00154A46" w:rsidRDefault="00E74B62" w:rsidP="0069381C">
      <w:pPr>
        <w:jc w:val="left"/>
        <w:rPr>
          <w:szCs w:val="28"/>
        </w:rPr>
      </w:pPr>
      <w:r>
        <w:rPr>
          <w:szCs w:val="28"/>
        </w:rPr>
        <w:t>Talk with Otar about:</w:t>
      </w:r>
    </w:p>
    <w:p w14:paraId="628899B7" w14:textId="5048D695" w:rsidR="00E74B62" w:rsidRDefault="00E74B62" w:rsidP="00E74B62">
      <w:pPr>
        <w:pStyle w:val="ListParagraph"/>
        <w:numPr>
          <w:ilvl w:val="0"/>
          <w:numId w:val="37"/>
        </w:numPr>
        <w:jc w:val="left"/>
        <w:rPr>
          <w:szCs w:val="28"/>
        </w:rPr>
      </w:pPr>
      <w:r>
        <w:rPr>
          <w:szCs w:val="28"/>
        </w:rPr>
        <w:t>Section 1.5</w:t>
      </w:r>
    </w:p>
    <w:p w14:paraId="155CFA0F" w14:textId="3A052D63" w:rsidR="00E74B62" w:rsidRDefault="00E74B62" w:rsidP="00E74B62">
      <w:pPr>
        <w:pStyle w:val="ListParagraph"/>
        <w:numPr>
          <w:ilvl w:val="0"/>
          <w:numId w:val="37"/>
        </w:numPr>
        <w:jc w:val="left"/>
        <w:rPr>
          <w:szCs w:val="28"/>
        </w:rPr>
      </w:pPr>
      <w:r>
        <w:rPr>
          <w:szCs w:val="28"/>
        </w:rPr>
        <w:t>Process</w:t>
      </w:r>
    </w:p>
    <w:p w14:paraId="73AAF625" w14:textId="3C86D1AC" w:rsidR="00E74B62" w:rsidRDefault="00E74B62" w:rsidP="00E74B62">
      <w:pPr>
        <w:pStyle w:val="ListParagraph"/>
        <w:numPr>
          <w:ilvl w:val="0"/>
          <w:numId w:val="37"/>
        </w:numPr>
        <w:jc w:val="left"/>
        <w:rPr>
          <w:szCs w:val="28"/>
        </w:rPr>
      </w:pPr>
      <w:r>
        <w:rPr>
          <w:szCs w:val="28"/>
        </w:rPr>
        <w:t>Testing</w:t>
      </w:r>
    </w:p>
    <w:p w14:paraId="1B268C47" w14:textId="22A4E6E4" w:rsidR="00E74B62" w:rsidRPr="00E74B62" w:rsidRDefault="00E74B62" w:rsidP="00E74B62">
      <w:pPr>
        <w:pStyle w:val="ListParagraph"/>
        <w:numPr>
          <w:ilvl w:val="0"/>
          <w:numId w:val="37"/>
        </w:numPr>
        <w:jc w:val="left"/>
        <w:rPr>
          <w:szCs w:val="28"/>
        </w:rPr>
      </w:pPr>
      <w:r>
        <w:rPr>
          <w:szCs w:val="28"/>
        </w:rPr>
        <w:t>Evaluation</w:t>
      </w:r>
    </w:p>
    <w:p w14:paraId="66C3ECDC" w14:textId="0562AA2A" w:rsidR="00154A46" w:rsidRPr="00F67A4C" w:rsidRDefault="00154A46" w:rsidP="0069381C">
      <w:pPr>
        <w:jc w:val="left"/>
        <w:rPr>
          <w:szCs w:val="28"/>
        </w:rPr>
      </w:pPr>
    </w:p>
    <w:p w14:paraId="3959DA96" w14:textId="5D7BBCBD" w:rsidR="00AD5BE4" w:rsidRDefault="00AD5BE4" w:rsidP="0069381C">
      <w:pPr>
        <w:jc w:val="left"/>
        <w:rPr>
          <w:szCs w:val="28"/>
        </w:rPr>
      </w:pPr>
    </w:p>
    <w:p w14:paraId="77616A45" w14:textId="6FCD80AA" w:rsidR="00ED300B" w:rsidRPr="00F67A4C" w:rsidRDefault="00ED300B" w:rsidP="0069381C">
      <w:pPr>
        <w:jc w:val="left"/>
        <w:rPr>
          <w:szCs w:val="28"/>
        </w:rPr>
      </w:pPr>
    </w:p>
    <w:sdt>
      <w:sdtPr>
        <w:rPr>
          <w:rFonts w:ascii="Times New Roman" w:hAnsi="Times New Roman" w:cs="Times New Roman"/>
          <w:bCs/>
          <w:sz w:val="24"/>
          <w:szCs w:val="24"/>
        </w:rPr>
        <w:id w:val="1616245702"/>
        <w:docPartObj>
          <w:docPartGallery w:val="Table of Contents"/>
          <w:docPartUnique/>
        </w:docPartObj>
      </w:sdtPr>
      <w:sdtEndPr>
        <w:rPr>
          <w:rFonts w:ascii="Arial" w:hAnsi="Arial" w:cs="Arial"/>
          <w:bCs w:val="0"/>
          <w:sz w:val="22"/>
          <w:szCs w:val="22"/>
        </w:rPr>
      </w:sdtEndPr>
      <w:sdtContent>
        <w:p w14:paraId="5A817EAA" w14:textId="5F4A806F" w:rsidR="00AD5BE4" w:rsidRPr="00B776E9" w:rsidRDefault="00BC01F4" w:rsidP="00B776E9">
          <w:pPr>
            <w:rPr>
              <w:rStyle w:val="SubtitleChar"/>
              <w:b/>
              <w:sz w:val="32"/>
            </w:rPr>
          </w:pPr>
          <w:r w:rsidRPr="00B776E9">
            <w:rPr>
              <w:rStyle w:val="SubtitleChar"/>
              <w:b/>
              <w:sz w:val="32"/>
            </w:rPr>
            <w:t>Contents</w:t>
          </w:r>
        </w:p>
        <w:p w14:paraId="3ECA376C" w14:textId="0AA09594" w:rsidR="00CD46D2" w:rsidRDefault="00AD5BE4">
          <w:pPr>
            <w:pStyle w:val="TOC1"/>
            <w:rPr>
              <w:rFonts w:eastAsiaTheme="minorEastAsia" w:cstheme="minorBidi"/>
              <w:b w:val="0"/>
              <w:bCs w:val="0"/>
              <w:caps w:val="0"/>
              <w:noProof/>
              <w:sz w:val="24"/>
              <w:szCs w:val="24"/>
            </w:rPr>
          </w:pPr>
          <w:r w:rsidRPr="00F67A4C">
            <w:fldChar w:fldCharType="begin"/>
          </w:r>
          <w:r w:rsidRPr="00F67A4C">
            <w:instrText xml:space="preserve"> TOC \o "1-4" \h \z \u </w:instrText>
          </w:r>
          <w:r w:rsidRPr="00F67A4C">
            <w:fldChar w:fldCharType="separate"/>
          </w:r>
          <w:hyperlink w:anchor="_Toc509312600" w:history="1">
            <w:r w:rsidR="00CD46D2" w:rsidRPr="00A00A2E">
              <w:rPr>
                <w:rStyle w:val="Hyperlink"/>
                <w:noProof/>
              </w:rPr>
              <w:t>1 Introduction</w:t>
            </w:r>
            <w:r w:rsidR="00CD46D2">
              <w:rPr>
                <w:noProof/>
                <w:webHidden/>
              </w:rPr>
              <w:tab/>
            </w:r>
            <w:r w:rsidR="00CD46D2">
              <w:rPr>
                <w:noProof/>
                <w:webHidden/>
              </w:rPr>
              <w:fldChar w:fldCharType="begin"/>
            </w:r>
            <w:r w:rsidR="00CD46D2">
              <w:rPr>
                <w:noProof/>
                <w:webHidden/>
              </w:rPr>
              <w:instrText xml:space="preserve"> PAGEREF _Toc509312600 \h </w:instrText>
            </w:r>
            <w:r w:rsidR="00CD46D2">
              <w:rPr>
                <w:noProof/>
                <w:webHidden/>
              </w:rPr>
            </w:r>
            <w:r w:rsidR="00CD46D2">
              <w:rPr>
                <w:noProof/>
                <w:webHidden/>
              </w:rPr>
              <w:fldChar w:fldCharType="separate"/>
            </w:r>
            <w:r w:rsidR="00CD46D2">
              <w:rPr>
                <w:noProof/>
                <w:webHidden/>
              </w:rPr>
              <w:t>7</w:t>
            </w:r>
            <w:r w:rsidR="00CD46D2">
              <w:rPr>
                <w:noProof/>
                <w:webHidden/>
              </w:rPr>
              <w:fldChar w:fldCharType="end"/>
            </w:r>
          </w:hyperlink>
        </w:p>
        <w:p w14:paraId="6EBD12FB" w14:textId="0B56A765" w:rsidR="00CD46D2" w:rsidRDefault="00CD46D2">
          <w:pPr>
            <w:pStyle w:val="TOC2"/>
            <w:tabs>
              <w:tab w:val="right" w:leader="dot" w:pos="9010"/>
            </w:tabs>
            <w:rPr>
              <w:rFonts w:eastAsiaTheme="minorEastAsia" w:cstheme="minorBidi"/>
              <w:smallCaps w:val="0"/>
              <w:noProof/>
              <w:sz w:val="24"/>
              <w:szCs w:val="24"/>
            </w:rPr>
          </w:pPr>
          <w:hyperlink w:anchor="_Toc509312601" w:history="1">
            <w:r w:rsidRPr="00A00A2E">
              <w:rPr>
                <w:rStyle w:val="Hyperlink"/>
                <w:noProof/>
              </w:rPr>
              <w:t>1.1 Motivation</w:t>
            </w:r>
            <w:r>
              <w:rPr>
                <w:noProof/>
                <w:webHidden/>
              </w:rPr>
              <w:tab/>
            </w:r>
            <w:r>
              <w:rPr>
                <w:noProof/>
                <w:webHidden/>
              </w:rPr>
              <w:fldChar w:fldCharType="begin"/>
            </w:r>
            <w:r>
              <w:rPr>
                <w:noProof/>
                <w:webHidden/>
              </w:rPr>
              <w:instrText xml:space="preserve"> PAGEREF _Toc509312601 \h </w:instrText>
            </w:r>
            <w:r>
              <w:rPr>
                <w:noProof/>
                <w:webHidden/>
              </w:rPr>
            </w:r>
            <w:r>
              <w:rPr>
                <w:noProof/>
                <w:webHidden/>
              </w:rPr>
              <w:fldChar w:fldCharType="separate"/>
            </w:r>
            <w:r>
              <w:rPr>
                <w:noProof/>
                <w:webHidden/>
              </w:rPr>
              <w:t>7</w:t>
            </w:r>
            <w:r>
              <w:rPr>
                <w:noProof/>
                <w:webHidden/>
              </w:rPr>
              <w:fldChar w:fldCharType="end"/>
            </w:r>
          </w:hyperlink>
        </w:p>
        <w:p w14:paraId="668E24D6" w14:textId="3EFC1B47" w:rsidR="00CD46D2" w:rsidRDefault="00CD46D2">
          <w:pPr>
            <w:pStyle w:val="TOC2"/>
            <w:tabs>
              <w:tab w:val="right" w:leader="dot" w:pos="9010"/>
            </w:tabs>
            <w:rPr>
              <w:rFonts w:eastAsiaTheme="minorEastAsia" w:cstheme="minorBidi"/>
              <w:smallCaps w:val="0"/>
              <w:noProof/>
              <w:sz w:val="24"/>
              <w:szCs w:val="24"/>
            </w:rPr>
          </w:pPr>
          <w:hyperlink w:anchor="_Toc509312602" w:history="1">
            <w:r w:rsidRPr="00A00A2E">
              <w:rPr>
                <w:rStyle w:val="Hyperlink"/>
                <w:noProof/>
              </w:rPr>
              <w:t>1.2 Background</w:t>
            </w:r>
            <w:r>
              <w:rPr>
                <w:noProof/>
                <w:webHidden/>
              </w:rPr>
              <w:tab/>
            </w:r>
            <w:r>
              <w:rPr>
                <w:noProof/>
                <w:webHidden/>
              </w:rPr>
              <w:fldChar w:fldCharType="begin"/>
            </w:r>
            <w:r>
              <w:rPr>
                <w:noProof/>
                <w:webHidden/>
              </w:rPr>
              <w:instrText xml:space="preserve"> PAGEREF _Toc509312602 \h </w:instrText>
            </w:r>
            <w:r>
              <w:rPr>
                <w:noProof/>
                <w:webHidden/>
              </w:rPr>
            </w:r>
            <w:r>
              <w:rPr>
                <w:noProof/>
                <w:webHidden/>
              </w:rPr>
              <w:fldChar w:fldCharType="separate"/>
            </w:r>
            <w:r>
              <w:rPr>
                <w:noProof/>
                <w:webHidden/>
              </w:rPr>
              <w:t>7</w:t>
            </w:r>
            <w:r>
              <w:rPr>
                <w:noProof/>
                <w:webHidden/>
              </w:rPr>
              <w:fldChar w:fldCharType="end"/>
            </w:r>
          </w:hyperlink>
        </w:p>
        <w:p w14:paraId="7628171B" w14:textId="45E8C3AC" w:rsidR="00CD46D2" w:rsidRDefault="00CD46D2">
          <w:pPr>
            <w:pStyle w:val="TOC2"/>
            <w:tabs>
              <w:tab w:val="right" w:leader="dot" w:pos="9010"/>
            </w:tabs>
            <w:rPr>
              <w:rFonts w:eastAsiaTheme="minorEastAsia" w:cstheme="minorBidi"/>
              <w:smallCaps w:val="0"/>
              <w:noProof/>
              <w:sz w:val="24"/>
              <w:szCs w:val="24"/>
            </w:rPr>
          </w:pPr>
          <w:hyperlink w:anchor="_Toc509312603" w:history="1">
            <w:r w:rsidRPr="00A00A2E">
              <w:rPr>
                <w:rStyle w:val="Hyperlink"/>
                <w:noProof/>
              </w:rPr>
              <w:t>1.3 Game Description</w:t>
            </w:r>
            <w:r>
              <w:rPr>
                <w:noProof/>
                <w:webHidden/>
              </w:rPr>
              <w:tab/>
            </w:r>
            <w:r>
              <w:rPr>
                <w:noProof/>
                <w:webHidden/>
              </w:rPr>
              <w:fldChar w:fldCharType="begin"/>
            </w:r>
            <w:r>
              <w:rPr>
                <w:noProof/>
                <w:webHidden/>
              </w:rPr>
              <w:instrText xml:space="preserve"> PAGEREF _Toc509312603 \h </w:instrText>
            </w:r>
            <w:r>
              <w:rPr>
                <w:noProof/>
                <w:webHidden/>
              </w:rPr>
            </w:r>
            <w:r>
              <w:rPr>
                <w:noProof/>
                <w:webHidden/>
              </w:rPr>
              <w:fldChar w:fldCharType="separate"/>
            </w:r>
            <w:r>
              <w:rPr>
                <w:noProof/>
                <w:webHidden/>
              </w:rPr>
              <w:t>7</w:t>
            </w:r>
            <w:r>
              <w:rPr>
                <w:noProof/>
                <w:webHidden/>
              </w:rPr>
              <w:fldChar w:fldCharType="end"/>
            </w:r>
          </w:hyperlink>
        </w:p>
        <w:p w14:paraId="7B0B6030" w14:textId="2CC42EAA" w:rsidR="00CD46D2" w:rsidRDefault="00CD46D2">
          <w:pPr>
            <w:pStyle w:val="TOC2"/>
            <w:tabs>
              <w:tab w:val="right" w:leader="dot" w:pos="9010"/>
            </w:tabs>
            <w:rPr>
              <w:rFonts w:eastAsiaTheme="minorEastAsia" w:cstheme="minorBidi"/>
              <w:smallCaps w:val="0"/>
              <w:noProof/>
              <w:sz w:val="24"/>
              <w:szCs w:val="24"/>
            </w:rPr>
          </w:pPr>
          <w:hyperlink w:anchor="_Toc509312604" w:history="1">
            <w:r w:rsidRPr="00A00A2E">
              <w:rPr>
                <w:rStyle w:val="Hyperlink"/>
                <w:noProof/>
              </w:rPr>
              <w:t>1.4 Design Requirements</w:t>
            </w:r>
            <w:r>
              <w:rPr>
                <w:noProof/>
                <w:webHidden/>
              </w:rPr>
              <w:tab/>
            </w:r>
            <w:r>
              <w:rPr>
                <w:noProof/>
                <w:webHidden/>
              </w:rPr>
              <w:fldChar w:fldCharType="begin"/>
            </w:r>
            <w:r>
              <w:rPr>
                <w:noProof/>
                <w:webHidden/>
              </w:rPr>
              <w:instrText xml:space="preserve"> PAGEREF _Toc509312604 \h </w:instrText>
            </w:r>
            <w:r>
              <w:rPr>
                <w:noProof/>
                <w:webHidden/>
              </w:rPr>
            </w:r>
            <w:r>
              <w:rPr>
                <w:noProof/>
                <w:webHidden/>
              </w:rPr>
              <w:fldChar w:fldCharType="separate"/>
            </w:r>
            <w:r>
              <w:rPr>
                <w:noProof/>
                <w:webHidden/>
              </w:rPr>
              <w:t>8</w:t>
            </w:r>
            <w:r>
              <w:rPr>
                <w:noProof/>
                <w:webHidden/>
              </w:rPr>
              <w:fldChar w:fldCharType="end"/>
            </w:r>
          </w:hyperlink>
        </w:p>
        <w:p w14:paraId="7E761B87" w14:textId="7231F608" w:rsidR="00CD46D2" w:rsidRDefault="00CD46D2">
          <w:pPr>
            <w:pStyle w:val="TOC2"/>
            <w:tabs>
              <w:tab w:val="right" w:leader="dot" w:pos="9010"/>
            </w:tabs>
            <w:rPr>
              <w:rFonts w:eastAsiaTheme="minorEastAsia" w:cstheme="minorBidi"/>
              <w:smallCaps w:val="0"/>
              <w:noProof/>
              <w:sz w:val="24"/>
              <w:szCs w:val="24"/>
            </w:rPr>
          </w:pPr>
          <w:hyperlink w:anchor="_Toc509312605" w:history="1">
            <w:r w:rsidRPr="00A00A2E">
              <w:rPr>
                <w:rStyle w:val="Hyperlink"/>
                <w:noProof/>
              </w:rPr>
              <w:t>1.5 Teaching Objectives</w:t>
            </w:r>
            <w:r>
              <w:rPr>
                <w:noProof/>
                <w:webHidden/>
              </w:rPr>
              <w:tab/>
            </w:r>
            <w:r>
              <w:rPr>
                <w:noProof/>
                <w:webHidden/>
              </w:rPr>
              <w:fldChar w:fldCharType="begin"/>
            </w:r>
            <w:r>
              <w:rPr>
                <w:noProof/>
                <w:webHidden/>
              </w:rPr>
              <w:instrText xml:space="preserve"> PAGEREF _Toc509312605 \h </w:instrText>
            </w:r>
            <w:r>
              <w:rPr>
                <w:noProof/>
                <w:webHidden/>
              </w:rPr>
            </w:r>
            <w:r>
              <w:rPr>
                <w:noProof/>
                <w:webHidden/>
              </w:rPr>
              <w:fldChar w:fldCharType="separate"/>
            </w:r>
            <w:r>
              <w:rPr>
                <w:noProof/>
                <w:webHidden/>
              </w:rPr>
              <w:t>8</w:t>
            </w:r>
            <w:r>
              <w:rPr>
                <w:noProof/>
                <w:webHidden/>
              </w:rPr>
              <w:fldChar w:fldCharType="end"/>
            </w:r>
          </w:hyperlink>
        </w:p>
        <w:p w14:paraId="140B0142" w14:textId="48A5B1AA" w:rsidR="00CD46D2" w:rsidRDefault="00CD46D2">
          <w:pPr>
            <w:pStyle w:val="TOC3"/>
            <w:tabs>
              <w:tab w:val="right" w:leader="dot" w:pos="9010"/>
            </w:tabs>
            <w:rPr>
              <w:rFonts w:eastAsiaTheme="minorEastAsia" w:cstheme="minorBidi"/>
              <w:i w:val="0"/>
              <w:iCs w:val="0"/>
              <w:noProof/>
              <w:sz w:val="24"/>
              <w:szCs w:val="24"/>
            </w:rPr>
          </w:pPr>
          <w:hyperlink w:anchor="_Toc509312606" w:history="1">
            <w:r w:rsidRPr="00A00A2E">
              <w:rPr>
                <w:rStyle w:val="Hyperlink"/>
                <w:noProof/>
                <w:lang w:eastAsia="en-US"/>
              </w:rPr>
              <w:t>1.5.1 Preference of prey</w:t>
            </w:r>
            <w:r>
              <w:rPr>
                <w:noProof/>
                <w:webHidden/>
              </w:rPr>
              <w:tab/>
            </w:r>
            <w:r>
              <w:rPr>
                <w:noProof/>
                <w:webHidden/>
              </w:rPr>
              <w:fldChar w:fldCharType="begin"/>
            </w:r>
            <w:r>
              <w:rPr>
                <w:noProof/>
                <w:webHidden/>
              </w:rPr>
              <w:instrText xml:space="preserve"> PAGEREF _Toc509312606 \h </w:instrText>
            </w:r>
            <w:r>
              <w:rPr>
                <w:noProof/>
                <w:webHidden/>
              </w:rPr>
            </w:r>
            <w:r>
              <w:rPr>
                <w:noProof/>
                <w:webHidden/>
              </w:rPr>
              <w:fldChar w:fldCharType="separate"/>
            </w:r>
            <w:r>
              <w:rPr>
                <w:noProof/>
                <w:webHidden/>
              </w:rPr>
              <w:t>8</w:t>
            </w:r>
            <w:r>
              <w:rPr>
                <w:noProof/>
                <w:webHidden/>
              </w:rPr>
              <w:fldChar w:fldCharType="end"/>
            </w:r>
          </w:hyperlink>
        </w:p>
        <w:p w14:paraId="053BF428" w14:textId="796F787D" w:rsidR="00CD46D2" w:rsidRDefault="00CD46D2">
          <w:pPr>
            <w:pStyle w:val="TOC3"/>
            <w:tabs>
              <w:tab w:val="right" w:leader="dot" w:pos="9010"/>
            </w:tabs>
            <w:rPr>
              <w:rFonts w:eastAsiaTheme="minorEastAsia" w:cstheme="minorBidi"/>
              <w:i w:val="0"/>
              <w:iCs w:val="0"/>
              <w:noProof/>
              <w:sz w:val="24"/>
              <w:szCs w:val="24"/>
            </w:rPr>
          </w:pPr>
          <w:hyperlink w:anchor="_Toc509312607" w:history="1">
            <w:r w:rsidRPr="00A00A2E">
              <w:rPr>
                <w:rStyle w:val="Hyperlink"/>
                <w:noProof/>
                <w:lang w:eastAsia="en-US"/>
              </w:rPr>
              <w:t>1.5.2 Energetic cost of swimming</w:t>
            </w:r>
            <w:r>
              <w:rPr>
                <w:noProof/>
                <w:webHidden/>
              </w:rPr>
              <w:tab/>
            </w:r>
            <w:r>
              <w:rPr>
                <w:noProof/>
                <w:webHidden/>
              </w:rPr>
              <w:fldChar w:fldCharType="begin"/>
            </w:r>
            <w:r>
              <w:rPr>
                <w:noProof/>
                <w:webHidden/>
              </w:rPr>
              <w:instrText xml:space="preserve"> PAGEREF _Toc509312607 \h </w:instrText>
            </w:r>
            <w:r>
              <w:rPr>
                <w:noProof/>
                <w:webHidden/>
              </w:rPr>
            </w:r>
            <w:r>
              <w:rPr>
                <w:noProof/>
                <w:webHidden/>
              </w:rPr>
              <w:fldChar w:fldCharType="separate"/>
            </w:r>
            <w:r>
              <w:rPr>
                <w:noProof/>
                <w:webHidden/>
              </w:rPr>
              <w:t>9</w:t>
            </w:r>
            <w:r>
              <w:rPr>
                <w:noProof/>
                <w:webHidden/>
              </w:rPr>
              <w:fldChar w:fldCharType="end"/>
            </w:r>
          </w:hyperlink>
        </w:p>
        <w:p w14:paraId="68125854" w14:textId="22E004ED" w:rsidR="00CD46D2" w:rsidRDefault="00CD46D2">
          <w:pPr>
            <w:pStyle w:val="TOC3"/>
            <w:tabs>
              <w:tab w:val="right" w:leader="dot" w:pos="9010"/>
            </w:tabs>
            <w:rPr>
              <w:rFonts w:eastAsiaTheme="minorEastAsia" w:cstheme="minorBidi"/>
              <w:i w:val="0"/>
              <w:iCs w:val="0"/>
              <w:noProof/>
              <w:sz w:val="24"/>
              <w:szCs w:val="24"/>
            </w:rPr>
          </w:pPr>
          <w:hyperlink w:anchor="_Toc509312608" w:history="1">
            <w:r w:rsidRPr="00A00A2E">
              <w:rPr>
                <w:rStyle w:val="Hyperlink"/>
                <w:noProof/>
                <w:lang w:eastAsia="en-US"/>
              </w:rPr>
              <w:t>1.5.2 Size matters</w:t>
            </w:r>
            <w:r>
              <w:rPr>
                <w:noProof/>
                <w:webHidden/>
              </w:rPr>
              <w:tab/>
            </w:r>
            <w:r>
              <w:rPr>
                <w:noProof/>
                <w:webHidden/>
              </w:rPr>
              <w:fldChar w:fldCharType="begin"/>
            </w:r>
            <w:r>
              <w:rPr>
                <w:noProof/>
                <w:webHidden/>
              </w:rPr>
              <w:instrText xml:space="preserve"> PAGEREF _Toc509312608 \h </w:instrText>
            </w:r>
            <w:r>
              <w:rPr>
                <w:noProof/>
                <w:webHidden/>
              </w:rPr>
            </w:r>
            <w:r>
              <w:rPr>
                <w:noProof/>
                <w:webHidden/>
              </w:rPr>
              <w:fldChar w:fldCharType="separate"/>
            </w:r>
            <w:r>
              <w:rPr>
                <w:noProof/>
                <w:webHidden/>
              </w:rPr>
              <w:t>9</w:t>
            </w:r>
            <w:r>
              <w:rPr>
                <w:noProof/>
                <w:webHidden/>
              </w:rPr>
              <w:fldChar w:fldCharType="end"/>
            </w:r>
          </w:hyperlink>
        </w:p>
        <w:p w14:paraId="22D37864" w14:textId="479587B2" w:rsidR="00CD46D2" w:rsidRDefault="00CD46D2">
          <w:pPr>
            <w:pStyle w:val="TOC1"/>
            <w:rPr>
              <w:rFonts w:eastAsiaTheme="minorEastAsia" w:cstheme="minorBidi"/>
              <w:b w:val="0"/>
              <w:bCs w:val="0"/>
              <w:caps w:val="0"/>
              <w:noProof/>
              <w:sz w:val="24"/>
              <w:szCs w:val="24"/>
            </w:rPr>
          </w:pPr>
          <w:hyperlink w:anchor="_Toc509312609" w:history="1">
            <w:r w:rsidRPr="00A00A2E">
              <w:rPr>
                <w:rStyle w:val="Hyperlink"/>
                <w:noProof/>
              </w:rPr>
              <w:t>2 Preparation and Processes</w:t>
            </w:r>
            <w:r>
              <w:rPr>
                <w:noProof/>
                <w:webHidden/>
              </w:rPr>
              <w:tab/>
            </w:r>
            <w:r>
              <w:rPr>
                <w:noProof/>
                <w:webHidden/>
              </w:rPr>
              <w:fldChar w:fldCharType="begin"/>
            </w:r>
            <w:r>
              <w:rPr>
                <w:noProof/>
                <w:webHidden/>
              </w:rPr>
              <w:instrText xml:space="preserve"> PAGEREF _Toc509312609 \h </w:instrText>
            </w:r>
            <w:r>
              <w:rPr>
                <w:noProof/>
                <w:webHidden/>
              </w:rPr>
            </w:r>
            <w:r>
              <w:rPr>
                <w:noProof/>
                <w:webHidden/>
              </w:rPr>
              <w:fldChar w:fldCharType="separate"/>
            </w:r>
            <w:r>
              <w:rPr>
                <w:noProof/>
                <w:webHidden/>
              </w:rPr>
              <w:t>9</w:t>
            </w:r>
            <w:r>
              <w:rPr>
                <w:noProof/>
                <w:webHidden/>
              </w:rPr>
              <w:fldChar w:fldCharType="end"/>
            </w:r>
          </w:hyperlink>
        </w:p>
        <w:p w14:paraId="25BE610E" w14:textId="0044AB43" w:rsidR="00CD46D2" w:rsidRDefault="00CD46D2">
          <w:pPr>
            <w:pStyle w:val="TOC2"/>
            <w:tabs>
              <w:tab w:val="right" w:leader="dot" w:pos="9010"/>
            </w:tabs>
            <w:rPr>
              <w:rFonts w:eastAsiaTheme="minorEastAsia" w:cstheme="minorBidi"/>
              <w:smallCaps w:val="0"/>
              <w:noProof/>
              <w:sz w:val="24"/>
              <w:szCs w:val="24"/>
            </w:rPr>
          </w:pPr>
          <w:hyperlink w:anchor="_Toc509312610" w:history="1">
            <w:r w:rsidRPr="00A00A2E">
              <w:rPr>
                <w:rStyle w:val="Hyperlink"/>
                <w:noProof/>
              </w:rPr>
              <w:t>2.1 Preparation</w:t>
            </w:r>
            <w:r>
              <w:rPr>
                <w:noProof/>
                <w:webHidden/>
              </w:rPr>
              <w:tab/>
            </w:r>
            <w:r>
              <w:rPr>
                <w:noProof/>
                <w:webHidden/>
              </w:rPr>
              <w:fldChar w:fldCharType="begin"/>
            </w:r>
            <w:r>
              <w:rPr>
                <w:noProof/>
                <w:webHidden/>
              </w:rPr>
              <w:instrText xml:space="preserve"> PAGEREF _Toc509312610 \h </w:instrText>
            </w:r>
            <w:r>
              <w:rPr>
                <w:noProof/>
                <w:webHidden/>
              </w:rPr>
            </w:r>
            <w:r>
              <w:rPr>
                <w:noProof/>
                <w:webHidden/>
              </w:rPr>
              <w:fldChar w:fldCharType="separate"/>
            </w:r>
            <w:r>
              <w:rPr>
                <w:noProof/>
                <w:webHidden/>
              </w:rPr>
              <w:t>9</w:t>
            </w:r>
            <w:r>
              <w:rPr>
                <w:noProof/>
                <w:webHidden/>
              </w:rPr>
              <w:fldChar w:fldCharType="end"/>
            </w:r>
          </w:hyperlink>
        </w:p>
        <w:p w14:paraId="139E2FEE" w14:textId="0911CD8F" w:rsidR="00CD46D2" w:rsidRDefault="00CD46D2">
          <w:pPr>
            <w:pStyle w:val="TOC3"/>
            <w:tabs>
              <w:tab w:val="right" w:leader="dot" w:pos="9010"/>
            </w:tabs>
            <w:rPr>
              <w:rFonts w:eastAsiaTheme="minorEastAsia" w:cstheme="minorBidi"/>
              <w:i w:val="0"/>
              <w:iCs w:val="0"/>
              <w:noProof/>
              <w:sz w:val="24"/>
              <w:szCs w:val="24"/>
            </w:rPr>
          </w:pPr>
          <w:hyperlink w:anchor="_Toc509312611" w:history="1">
            <w:r w:rsidRPr="00A00A2E">
              <w:rPr>
                <w:rStyle w:val="Hyperlink"/>
                <w:noProof/>
              </w:rPr>
              <w:t>2.1.1 Behind the scenes</w:t>
            </w:r>
            <w:r>
              <w:rPr>
                <w:noProof/>
                <w:webHidden/>
              </w:rPr>
              <w:tab/>
            </w:r>
            <w:r>
              <w:rPr>
                <w:noProof/>
                <w:webHidden/>
              </w:rPr>
              <w:fldChar w:fldCharType="begin"/>
            </w:r>
            <w:r>
              <w:rPr>
                <w:noProof/>
                <w:webHidden/>
              </w:rPr>
              <w:instrText xml:space="preserve"> PAGEREF _Toc509312611 \h </w:instrText>
            </w:r>
            <w:r>
              <w:rPr>
                <w:noProof/>
                <w:webHidden/>
              </w:rPr>
            </w:r>
            <w:r>
              <w:rPr>
                <w:noProof/>
                <w:webHidden/>
              </w:rPr>
              <w:fldChar w:fldCharType="separate"/>
            </w:r>
            <w:r>
              <w:rPr>
                <w:noProof/>
                <w:webHidden/>
              </w:rPr>
              <w:t>10</w:t>
            </w:r>
            <w:r>
              <w:rPr>
                <w:noProof/>
                <w:webHidden/>
              </w:rPr>
              <w:fldChar w:fldCharType="end"/>
            </w:r>
          </w:hyperlink>
        </w:p>
        <w:p w14:paraId="36A168C5" w14:textId="63CD8AF2" w:rsidR="00CD46D2" w:rsidRDefault="00CD46D2">
          <w:pPr>
            <w:pStyle w:val="TOC3"/>
            <w:tabs>
              <w:tab w:val="right" w:leader="dot" w:pos="9010"/>
            </w:tabs>
            <w:rPr>
              <w:rFonts w:eastAsiaTheme="minorEastAsia" w:cstheme="minorBidi"/>
              <w:i w:val="0"/>
              <w:iCs w:val="0"/>
              <w:noProof/>
              <w:sz w:val="24"/>
              <w:szCs w:val="24"/>
            </w:rPr>
          </w:pPr>
          <w:hyperlink w:anchor="_Toc509312612" w:history="1">
            <w:r w:rsidRPr="00A00A2E">
              <w:rPr>
                <w:rStyle w:val="Hyperlink"/>
                <w:noProof/>
                <w:lang w:eastAsia="en-US"/>
              </w:rPr>
              <w:t xml:space="preserve">2.1.2 </w:t>
            </w:r>
            <w:r w:rsidRPr="00A00A2E">
              <w:rPr>
                <w:rStyle w:val="Hyperlink"/>
                <w:noProof/>
              </w:rPr>
              <w:t>Game Engine editor selection</w:t>
            </w:r>
            <w:r>
              <w:rPr>
                <w:noProof/>
                <w:webHidden/>
              </w:rPr>
              <w:tab/>
            </w:r>
            <w:r>
              <w:rPr>
                <w:noProof/>
                <w:webHidden/>
              </w:rPr>
              <w:fldChar w:fldCharType="begin"/>
            </w:r>
            <w:r>
              <w:rPr>
                <w:noProof/>
                <w:webHidden/>
              </w:rPr>
              <w:instrText xml:space="preserve"> PAGEREF _Toc509312612 \h </w:instrText>
            </w:r>
            <w:r>
              <w:rPr>
                <w:noProof/>
                <w:webHidden/>
              </w:rPr>
            </w:r>
            <w:r>
              <w:rPr>
                <w:noProof/>
                <w:webHidden/>
              </w:rPr>
              <w:fldChar w:fldCharType="separate"/>
            </w:r>
            <w:r>
              <w:rPr>
                <w:noProof/>
                <w:webHidden/>
              </w:rPr>
              <w:t>10</w:t>
            </w:r>
            <w:r>
              <w:rPr>
                <w:noProof/>
                <w:webHidden/>
              </w:rPr>
              <w:fldChar w:fldCharType="end"/>
            </w:r>
          </w:hyperlink>
        </w:p>
        <w:p w14:paraId="693D26F4" w14:textId="7BEA4FC8" w:rsidR="00CD46D2" w:rsidRDefault="00CD46D2">
          <w:pPr>
            <w:pStyle w:val="TOC4"/>
            <w:tabs>
              <w:tab w:val="right" w:leader="dot" w:pos="9010"/>
            </w:tabs>
            <w:rPr>
              <w:rFonts w:eastAsiaTheme="minorEastAsia" w:cstheme="minorBidi"/>
              <w:noProof/>
              <w:sz w:val="24"/>
              <w:szCs w:val="24"/>
            </w:rPr>
          </w:pPr>
          <w:hyperlink w:anchor="_Toc509312613" w:history="1">
            <w:r w:rsidRPr="00A00A2E">
              <w:rPr>
                <w:rStyle w:val="Hyperlink"/>
                <w:noProof/>
              </w:rPr>
              <w:t>2.1.2.1 Low-Level APIs</w:t>
            </w:r>
            <w:r>
              <w:rPr>
                <w:noProof/>
                <w:webHidden/>
              </w:rPr>
              <w:tab/>
            </w:r>
            <w:r>
              <w:rPr>
                <w:noProof/>
                <w:webHidden/>
              </w:rPr>
              <w:fldChar w:fldCharType="begin"/>
            </w:r>
            <w:r>
              <w:rPr>
                <w:noProof/>
                <w:webHidden/>
              </w:rPr>
              <w:instrText xml:space="preserve"> PAGEREF _Toc509312613 \h </w:instrText>
            </w:r>
            <w:r>
              <w:rPr>
                <w:noProof/>
                <w:webHidden/>
              </w:rPr>
            </w:r>
            <w:r>
              <w:rPr>
                <w:noProof/>
                <w:webHidden/>
              </w:rPr>
              <w:fldChar w:fldCharType="separate"/>
            </w:r>
            <w:r>
              <w:rPr>
                <w:noProof/>
                <w:webHidden/>
              </w:rPr>
              <w:t>10</w:t>
            </w:r>
            <w:r>
              <w:rPr>
                <w:noProof/>
                <w:webHidden/>
              </w:rPr>
              <w:fldChar w:fldCharType="end"/>
            </w:r>
          </w:hyperlink>
        </w:p>
        <w:p w14:paraId="6A0C533A" w14:textId="6463945A" w:rsidR="00CD46D2" w:rsidRDefault="00CD46D2">
          <w:pPr>
            <w:pStyle w:val="TOC4"/>
            <w:tabs>
              <w:tab w:val="right" w:leader="dot" w:pos="9010"/>
            </w:tabs>
            <w:rPr>
              <w:rFonts w:eastAsiaTheme="minorEastAsia" w:cstheme="minorBidi"/>
              <w:noProof/>
              <w:sz w:val="24"/>
              <w:szCs w:val="24"/>
            </w:rPr>
          </w:pPr>
          <w:hyperlink w:anchor="_Toc509312614" w:history="1">
            <w:r w:rsidRPr="00A00A2E">
              <w:rPr>
                <w:rStyle w:val="Hyperlink"/>
                <w:noProof/>
                <w:lang w:eastAsia="en-US"/>
              </w:rPr>
              <w:t>2.1.2.2 High-Level APIs</w:t>
            </w:r>
            <w:r>
              <w:rPr>
                <w:noProof/>
                <w:webHidden/>
              </w:rPr>
              <w:tab/>
            </w:r>
            <w:r>
              <w:rPr>
                <w:noProof/>
                <w:webHidden/>
              </w:rPr>
              <w:fldChar w:fldCharType="begin"/>
            </w:r>
            <w:r>
              <w:rPr>
                <w:noProof/>
                <w:webHidden/>
              </w:rPr>
              <w:instrText xml:space="preserve"> PAGEREF _Toc509312614 \h </w:instrText>
            </w:r>
            <w:r>
              <w:rPr>
                <w:noProof/>
                <w:webHidden/>
              </w:rPr>
            </w:r>
            <w:r>
              <w:rPr>
                <w:noProof/>
                <w:webHidden/>
              </w:rPr>
              <w:fldChar w:fldCharType="separate"/>
            </w:r>
            <w:r>
              <w:rPr>
                <w:noProof/>
                <w:webHidden/>
              </w:rPr>
              <w:t>10</w:t>
            </w:r>
            <w:r>
              <w:rPr>
                <w:noProof/>
                <w:webHidden/>
              </w:rPr>
              <w:fldChar w:fldCharType="end"/>
            </w:r>
          </w:hyperlink>
        </w:p>
        <w:p w14:paraId="75E1CA2F" w14:textId="7107AE59" w:rsidR="00CD46D2" w:rsidRDefault="00CD46D2">
          <w:pPr>
            <w:pStyle w:val="TOC3"/>
            <w:tabs>
              <w:tab w:val="right" w:leader="dot" w:pos="9010"/>
            </w:tabs>
            <w:rPr>
              <w:rFonts w:eastAsiaTheme="minorEastAsia" w:cstheme="minorBidi"/>
              <w:i w:val="0"/>
              <w:iCs w:val="0"/>
              <w:noProof/>
              <w:sz w:val="24"/>
              <w:szCs w:val="24"/>
            </w:rPr>
          </w:pPr>
          <w:hyperlink w:anchor="_Toc509312615" w:history="1">
            <w:r w:rsidRPr="00A00A2E">
              <w:rPr>
                <w:rStyle w:val="Hyperlink"/>
                <w:noProof/>
              </w:rPr>
              <w:t>2.1.3 Performance</w:t>
            </w:r>
            <w:r>
              <w:rPr>
                <w:noProof/>
                <w:webHidden/>
              </w:rPr>
              <w:tab/>
            </w:r>
            <w:r>
              <w:rPr>
                <w:noProof/>
                <w:webHidden/>
              </w:rPr>
              <w:fldChar w:fldCharType="begin"/>
            </w:r>
            <w:r>
              <w:rPr>
                <w:noProof/>
                <w:webHidden/>
              </w:rPr>
              <w:instrText xml:space="preserve"> PAGEREF _Toc509312615 \h </w:instrText>
            </w:r>
            <w:r>
              <w:rPr>
                <w:noProof/>
                <w:webHidden/>
              </w:rPr>
            </w:r>
            <w:r>
              <w:rPr>
                <w:noProof/>
                <w:webHidden/>
              </w:rPr>
              <w:fldChar w:fldCharType="separate"/>
            </w:r>
            <w:r>
              <w:rPr>
                <w:noProof/>
                <w:webHidden/>
              </w:rPr>
              <w:t>12</w:t>
            </w:r>
            <w:r>
              <w:rPr>
                <w:noProof/>
                <w:webHidden/>
              </w:rPr>
              <w:fldChar w:fldCharType="end"/>
            </w:r>
          </w:hyperlink>
        </w:p>
        <w:p w14:paraId="72165F69" w14:textId="7519DF33" w:rsidR="00CD46D2" w:rsidRDefault="00CD46D2">
          <w:pPr>
            <w:pStyle w:val="TOC4"/>
            <w:tabs>
              <w:tab w:val="right" w:leader="dot" w:pos="9010"/>
            </w:tabs>
            <w:rPr>
              <w:rFonts w:eastAsiaTheme="minorEastAsia" w:cstheme="minorBidi"/>
              <w:noProof/>
              <w:sz w:val="24"/>
              <w:szCs w:val="24"/>
            </w:rPr>
          </w:pPr>
          <w:hyperlink w:anchor="_Toc509312616" w:history="1">
            <w:r w:rsidRPr="00A00A2E">
              <w:rPr>
                <w:rStyle w:val="Hyperlink"/>
                <w:noProof/>
                <w:highlight w:val="red"/>
              </w:rPr>
              <w:t>2.1.3.1 Rendering</w:t>
            </w:r>
            <w:r>
              <w:rPr>
                <w:noProof/>
                <w:webHidden/>
              </w:rPr>
              <w:tab/>
            </w:r>
            <w:r>
              <w:rPr>
                <w:noProof/>
                <w:webHidden/>
              </w:rPr>
              <w:fldChar w:fldCharType="begin"/>
            </w:r>
            <w:r>
              <w:rPr>
                <w:noProof/>
                <w:webHidden/>
              </w:rPr>
              <w:instrText xml:space="preserve"> PAGEREF _Toc509312616 \h </w:instrText>
            </w:r>
            <w:r>
              <w:rPr>
                <w:noProof/>
                <w:webHidden/>
              </w:rPr>
            </w:r>
            <w:r>
              <w:rPr>
                <w:noProof/>
                <w:webHidden/>
              </w:rPr>
              <w:fldChar w:fldCharType="separate"/>
            </w:r>
            <w:r>
              <w:rPr>
                <w:noProof/>
                <w:webHidden/>
              </w:rPr>
              <w:t>12</w:t>
            </w:r>
            <w:r>
              <w:rPr>
                <w:noProof/>
                <w:webHidden/>
              </w:rPr>
              <w:fldChar w:fldCharType="end"/>
            </w:r>
          </w:hyperlink>
        </w:p>
        <w:p w14:paraId="5F57468A" w14:textId="6A10A33E" w:rsidR="00CD46D2" w:rsidRDefault="00CD46D2">
          <w:pPr>
            <w:pStyle w:val="TOC4"/>
            <w:tabs>
              <w:tab w:val="right" w:leader="dot" w:pos="9010"/>
            </w:tabs>
            <w:rPr>
              <w:rFonts w:eastAsiaTheme="minorEastAsia" w:cstheme="minorBidi"/>
              <w:noProof/>
              <w:sz w:val="24"/>
              <w:szCs w:val="24"/>
            </w:rPr>
          </w:pPr>
          <w:hyperlink w:anchor="_Toc509312617" w:history="1">
            <w:r w:rsidRPr="00A00A2E">
              <w:rPr>
                <w:rStyle w:val="Hyperlink"/>
                <w:noProof/>
              </w:rPr>
              <w:t>2.1.3.2 Frames Per Second</w:t>
            </w:r>
            <w:r>
              <w:rPr>
                <w:noProof/>
                <w:webHidden/>
              </w:rPr>
              <w:tab/>
            </w:r>
            <w:r>
              <w:rPr>
                <w:noProof/>
                <w:webHidden/>
              </w:rPr>
              <w:fldChar w:fldCharType="begin"/>
            </w:r>
            <w:r>
              <w:rPr>
                <w:noProof/>
                <w:webHidden/>
              </w:rPr>
              <w:instrText xml:space="preserve"> PAGEREF _Toc509312617 \h </w:instrText>
            </w:r>
            <w:r>
              <w:rPr>
                <w:noProof/>
                <w:webHidden/>
              </w:rPr>
            </w:r>
            <w:r>
              <w:rPr>
                <w:noProof/>
                <w:webHidden/>
              </w:rPr>
              <w:fldChar w:fldCharType="separate"/>
            </w:r>
            <w:r>
              <w:rPr>
                <w:noProof/>
                <w:webHidden/>
              </w:rPr>
              <w:t>12</w:t>
            </w:r>
            <w:r>
              <w:rPr>
                <w:noProof/>
                <w:webHidden/>
              </w:rPr>
              <w:fldChar w:fldCharType="end"/>
            </w:r>
          </w:hyperlink>
        </w:p>
        <w:p w14:paraId="3239FEAA" w14:textId="5757922D" w:rsidR="00CD46D2" w:rsidRDefault="00CD46D2">
          <w:pPr>
            <w:pStyle w:val="TOC4"/>
            <w:tabs>
              <w:tab w:val="right" w:leader="dot" w:pos="9010"/>
            </w:tabs>
            <w:rPr>
              <w:rFonts w:eastAsiaTheme="minorEastAsia" w:cstheme="minorBidi"/>
              <w:noProof/>
              <w:sz w:val="24"/>
              <w:szCs w:val="24"/>
            </w:rPr>
          </w:pPr>
          <w:hyperlink w:anchor="_Toc509312618" w:history="1">
            <w:r w:rsidRPr="00A00A2E">
              <w:rPr>
                <w:rStyle w:val="Hyperlink"/>
                <w:noProof/>
              </w:rPr>
              <w:t>2.1.3.3 Movies vs Games</w:t>
            </w:r>
            <w:r>
              <w:rPr>
                <w:noProof/>
                <w:webHidden/>
              </w:rPr>
              <w:tab/>
            </w:r>
            <w:r>
              <w:rPr>
                <w:noProof/>
                <w:webHidden/>
              </w:rPr>
              <w:fldChar w:fldCharType="begin"/>
            </w:r>
            <w:r>
              <w:rPr>
                <w:noProof/>
                <w:webHidden/>
              </w:rPr>
              <w:instrText xml:space="preserve"> PAGEREF _Toc509312618 \h </w:instrText>
            </w:r>
            <w:r>
              <w:rPr>
                <w:noProof/>
                <w:webHidden/>
              </w:rPr>
            </w:r>
            <w:r>
              <w:rPr>
                <w:noProof/>
                <w:webHidden/>
              </w:rPr>
              <w:fldChar w:fldCharType="separate"/>
            </w:r>
            <w:r>
              <w:rPr>
                <w:noProof/>
                <w:webHidden/>
              </w:rPr>
              <w:t>12</w:t>
            </w:r>
            <w:r>
              <w:rPr>
                <w:noProof/>
                <w:webHidden/>
              </w:rPr>
              <w:fldChar w:fldCharType="end"/>
            </w:r>
          </w:hyperlink>
        </w:p>
        <w:p w14:paraId="75EB9420" w14:textId="5C70AD38" w:rsidR="00CD46D2" w:rsidRDefault="00CD46D2">
          <w:pPr>
            <w:pStyle w:val="TOC4"/>
            <w:tabs>
              <w:tab w:val="right" w:leader="dot" w:pos="9010"/>
            </w:tabs>
            <w:rPr>
              <w:rFonts w:eastAsiaTheme="minorEastAsia" w:cstheme="minorBidi"/>
              <w:noProof/>
              <w:sz w:val="24"/>
              <w:szCs w:val="24"/>
            </w:rPr>
          </w:pPr>
          <w:hyperlink w:anchor="_Toc509312619" w:history="1">
            <w:r w:rsidRPr="00A00A2E">
              <w:rPr>
                <w:rStyle w:val="Hyperlink"/>
                <w:noProof/>
                <w:highlight w:val="red"/>
              </w:rPr>
              <w:t>2.1.3.5 CPU and GPU bound</w:t>
            </w:r>
            <w:r>
              <w:rPr>
                <w:noProof/>
                <w:webHidden/>
              </w:rPr>
              <w:tab/>
            </w:r>
            <w:r>
              <w:rPr>
                <w:noProof/>
                <w:webHidden/>
              </w:rPr>
              <w:fldChar w:fldCharType="begin"/>
            </w:r>
            <w:r>
              <w:rPr>
                <w:noProof/>
                <w:webHidden/>
              </w:rPr>
              <w:instrText xml:space="preserve"> PAGEREF _Toc509312619 \h </w:instrText>
            </w:r>
            <w:r>
              <w:rPr>
                <w:noProof/>
                <w:webHidden/>
              </w:rPr>
            </w:r>
            <w:r>
              <w:rPr>
                <w:noProof/>
                <w:webHidden/>
              </w:rPr>
              <w:fldChar w:fldCharType="separate"/>
            </w:r>
            <w:r>
              <w:rPr>
                <w:noProof/>
                <w:webHidden/>
              </w:rPr>
              <w:t>12</w:t>
            </w:r>
            <w:r>
              <w:rPr>
                <w:noProof/>
                <w:webHidden/>
              </w:rPr>
              <w:fldChar w:fldCharType="end"/>
            </w:r>
          </w:hyperlink>
        </w:p>
        <w:p w14:paraId="699E7DB1" w14:textId="3CD38DB1" w:rsidR="00CD46D2" w:rsidRDefault="00CD46D2">
          <w:pPr>
            <w:pStyle w:val="TOC4"/>
            <w:tabs>
              <w:tab w:val="right" w:leader="dot" w:pos="9010"/>
            </w:tabs>
            <w:rPr>
              <w:rFonts w:eastAsiaTheme="minorEastAsia" w:cstheme="minorBidi"/>
              <w:noProof/>
              <w:sz w:val="24"/>
              <w:szCs w:val="24"/>
            </w:rPr>
          </w:pPr>
          <w:hyperlink w:anchor="_Toc509312620" w:history="1">
            <w:r w:rsidRPr="00A00A2E">
              <w:rPr>
                <w:rStyle w:val="Hyperlink"/>
                <w:noProof/>
                <w:highlight w:val="red"/>
              </w:rPr>
              <w:t>2.1.3.6 Achieving high performance with Unity</w:t>
            </w:r>
            <w:r>
              <w:rPr>
                <w:noProof/>
                <w:webHidden/>
              </w:rPr>
              <w:tab/>
            </w:r>
            <w:r>
              <w:rPr>
                <w:noProof/>
                <w:webHidden/>
              </w:rPr>
              <w:fldChar w:fldCharType="begin"/>
            </w:r>
            <w:r>
              <w:rPr>
                <w:noProof/>
                <w:webHidden/>
              </w:rPr>
              <w:instrText xml:space="preserve"> PAGEREF _Toc509312620 \h </w:instrText>
            </w:r>
            <w:r>
              <w:rPr>
                <w:noProof/>
                <w:webHidden/>
              </w:rPr>
            </w:r>
            <w:r>
              <w:rPr>
                <w:noProof/>
                <w:webHidden/>
              </w:rPr>
              <w:fldChar w:fldCharType="separate"/>
            </w:r>
            <w:r>
              <w:rPr>
                <w:noProof/>
                <w:webHidden/>
              </w:rPr>
              <w:t>13</w:t>
            </w:r>
            <w:r>
              <w:rPr>
                <w:noProof/>
                <w:webHidden/>
              </w:rPr>
              <w:fldChar w:fldCharType="end"/>
            </w:r>
          </w:hyperlink>
        </w:p>
        <w:p w14:paraId="0048E910" w14:textId="29A4C1E7" w:rsidR="00CD46D2" w:rsidRDefault="00CD46D2">
          <w:pPr>
            <w:pStyle w:val="TOC4"/>
            <w:tabs>
              <w:tab w:val="right" w:leader="dot" w:pos="9010"/>
            </w:tabs>
            <w:rPr>
              <w:rFonts w:eastAsiaTheme="minorEastAsia" w:cstheme="minorBidi"/>
              <w:noProof/>
              <w:sz w:val="24"/>
              <w:szCs w:val="24"/>
            </w:rPr>
          </w:pPr>
          <w:hyperlink w:anchor="_Toc509312621" w:history="1">
            <w:r w:rsidRPr="00A00A2E">
              <w:rPr>
                <w:rStyle w:val="Hyperlink"/>
                <w:noProof/>
              </w:rPr>
              <w:t>https://unitytutorials.ca/misc/performance/writing-high-performance-c-scripts</w:t>
            </w:r>
            <w:r>
              <w:rPr>
                <w:noProof/>
                <w:webHidden/>
              </w:rPr>
              <w:tab/>
            </w:r>
            <w:r>
              <w:rPr>
                <w:noProof/>
                <w:webHidden/>
              </w:rPr>
              <w:fldChar w:fldCharType="begin"/>
            </w:r>
            <w:r>
              <w:rPr>
                <w:noProof/>
                <w:webHidden/>
              </w:rPr>
              <w:instrText xml:space="preserve"> PAGEREF _Toc509312621 \h </w:instrText>
            </w:r>
            <w:r>
              <w:rPr>
                <w:noProof/>
                <w:webHidden/>
              </w:rPr>
            </w:r>
            <w:r>
              <w:rPr>
                <w:noProof/>
                <w:webHidden/>
              </w:rPr>
              <w:fldChar w:fldCharType="separate"/>
            </w:r>
            <w:r>
              <w:rPr>
                <w:noProof/>
                <w:webHidden/>
              </w:rPr>
              <w:t>13</w:t>
            </w:r>
            <w:r>
              <w:rPr>
                <w:noProof/>
                <w:webHidden/>
              </w:rPr>
              <w:fldChar w:fldCharType="end"/>
            </w:r>
          </w:hyperlink>
        </w:p>
        <w:p w14:paraId="0821C4A9" w14:textId="2DC6CF15" w:rsidR="00CD46D2" w:rsidRDefault="00CD46D2">
          <w:pPr>
            <w:pStyle w:val="TOC4"/>
            <w:tabs>
              <w:tab w:val="right" w:leader="dot" w:pos="9010"/>
            </w:tabs>
            <w:rPr>
              <w:rFonts w:eastAsiaTheme="minorEastAsia" w:cstheme="minorBidi"/>
              <w:noProof/>
              <w:sz w:val="24"/>
              <w:szCs w:val="24"/>
            </w:rPr>
          </w:pPr>
          <w:hyperlink w:anchor="_Toc509312622" w:history="1">
            <w:r w:rsidRPr="00A00A2E">
              <w:rPr>
                <w:rStyle w:val="Hyperlink"/>
                <w:noProof/>
              </w:rPr>
              <w:t>2.1.3.7 Intermediate Language to C++ (IL2CPP))</w:t>
            </w:r>
            <w:r>
              <w:rPr>
                <w:noProof/>
                <w:webHidden/>
              </w:rPr>
              <w:tab/>
            </w:r>
            <w:r>
              <w:rPr>
                <w:noProof/>
                <w:webHidden/>
              </w:rPr>
              <w:fldChar w:fldCharType="begin"/>
            </w:r>
            <w:r>
              <w:rPr>
                <w:noProof/>
                <w:webHidden/>
              </w:rPr>
              <w:instrText xml:space="preserve"> PAGEREF _Toc509312622 \h </w:instrText>
            </w:r>
            <w:r>
              <w:rPr>
                <w:noProof/>
                <w:webHidden/>
              </w:rPr>
            </w:r>
            <w:r>
              <w:rPr>
                <w:noProof/>
                <w:webHidden/>
              </w:rPr>
              <w:fldChar w:fldCharType="separate"/>
            </w:r>
            <w:r>
              <w:rPr>
                <w:noProof/>
                <w:webHidden/>
              </w:rPr>
              <w:t>13</w:t>
            </w:r>
            <w:r>
              <w:rPr>
                <w:noProof/>
                <w:webHidden/>
              </w:rPr>
              <w:fldChar w:fldCharType="end"/>
            </w:r>
          </w:hyperlink>
        </w:p>
        <w:p w14:paraId="12824391" w14:textId="5C03277A" w:rsidR="00CD46D2" w:rsidRDefault="00CD46D2">
          <w:pPr>
            <w:pStyle w:val="TOC4"/>
            <w:tabs>
              <w:tab w:val="right" w:leader="dot" w:pos="9010"/>
            </w:tabs>
            <w:rPr>
              <w:rFonts w:eastAsiaTheme="minorEastAsia" w:cstheme="minorBidi"/>
              <w:noProof/>
              <w:sz w:val="24"/>
              <w:szCs w:val="24"/>
            </w:rPr>
          </w:pPr>
          <w:hyperlink w:anchor="_Toc509312623" w:history="1">
            <w:r w:rsidRPr="00A00A2E">
              <w:rPr>
                <w:rStyle w:val="Hyperlink"/>
                <w:noProof/>
                <w:highlight w:val="red"/>
              </w:rPr>
              <w:t>2.1.3.8 Goal</w:t>
            </w:r>
            <w:r>
              <w:rPr>
                <w:noProof/>
                <w:webHidden/>
              </w:rPr>
              <w:tab/>
            </w:r>
            <w:r>
              <w:rPr>
                <w:noProof/>
                <w:webHidden/>
              </w:rPr>
              <w:fldChar w:fldCharType="begin"/>
            </w:r>
            <w:r>
              <w:rPr>
                <w:noProof/>
                <w:webHidden/>
              </w:rPr>
              <w:instrText xml:space="preserve"> PAGEREF _Toc509312623 \h </w:instrText>
            </w:r>
            <w:r>
              <w:rPr>
                <w:noProof/>
                <w:webHidden/>
              </w:rPr>
            </w:r>
            <w:r>
              <w:rPr>
                <w:noProof/>
                <w:webHidden/>
              </w:rPr>
              <w:fldChar w:fldCharType="separate"/>
            </w:r>
            <w:r>
              <w:rPr>
                <w:noProof/>
                <w:webHidden/>
              </w:rPr>
              <w:t>13</w:t>
            </w:r>
            <w:r>
              <w:rPr>
                <w:noProof/>
                <w:webHidden/>
              </w:rPr>
              <w:fldChar w:fldCharType="end"/>
            </w:r>
          </w:hyperlink>
        </w:p>
        <w:p w14:paraId="2A66CE0F" w14:textId="7667E0AF" w:rsidR="00CD46D2" w:rsidRDefault="00CD46D2">
          <w:pPr>
            <w:pStyle w:val="TOC2"/>
            <w:tabs>
              <w:tab w:val="right" w:leader="dot" w:pos="9010"/>
            </w:tabs>
            <w:rPr>
              <w:rFonts w:eastAsiaTheme="minorEastAsia" w:cstheme="minorBidi"/>
              <w:smallCaps w:val="0"/>
              <w:noProof/>
              <w:sz w:val="24"/>
              <w:szCs w:val="24"/>
            </w:rPr>
          </w:pPr>
          <w:hyperlink w:anchor="_Toc509312624" w:history="1">
            <w:r w:rsidRPr="00A00A2E">
              <w:rPr>
                <w:rStyle w:val="Hyperlink"/>
                <w:noProof/>
                <w:highlight w:val="red"/>
              </w:rPr>
              <w:t>2.2. Processes</w:t>
            </w:r>
            <w:r>
              <w:rPr>
                <w:noProof/>
                <w:webHidden/>
              </w:rPr>
              <w:tab/>
            </w:r>
            <w:r>
              <w:rPr>
                <w:noProof/>
                <w:webHidden/>
              </w:rPr>
              <w:fldChar w:fldCharType="begin"/>
            </w:r>
            <w:r>
              <w:rPr>
                <w:noProof/>
                <w:webHidden/>
              </w:rPr>
              <w:instrText xml:space="preserve"> PAGEREF _Toc509312624 \h </w:instrText>
            </w:r>
            <w:r>
              <w:rPr>
                <w:noProof/>
                <w:webHidden/>
              </w:rPr>
            </w:r>
            <w:r>
              <w:rPr>
                <w:noProof/>
                <w:webHidden/>
              </w:rPr>
              <w:fldChar w:fldCharType="separate"/>
            </w:r>
            <w:r>
              <w:rPr>
                <w:noProof/>
                <w:webHidden/>
              </w:rPr>
              <w:t>14</w:t>
            </w:r>
            <w:r>
              <w:rPr>
                <w:noProof/>
                <w:webHidden/>
              </w:rPr>
              <w:fldChar w:fldCharType="end"/>
            </w:r>
          </w:hyperlink>
        </w:p>
        <w:p w14:paraId="44FBEF7A" w14:textId="560B273F" w:rsidR="00CD46D2" w:rsidRDefault="00CD46D2">
          <w:pPr>
            <w:pStyle w:val="TOC1"/>
            <w:rPr>
              <w:rFonts w:eastAsiaTheme="minorEastAsia" w:cstheme="minorBidi"/>
              <w:b w:val="0"/>
              <w:bCs w:val="0"/>
              <w:caps w:val="0"/>
              <w:noProof/>
              <w:sz w:val="24"/>
              <w:szCs w:val="24"/>
            </w:rPr>
          </w:pPr>
          <w:hyperlink w:anchor="_Toc509312625" w:history="1">
            <w:r w:rsidRPr="00A00A2E">
              <w:rPr>
                <w:rStyle w:val="Hyperlink"/>
                <w:noProof/>
              </w:rPr>
              <w:t>3 Design and Implementation</w:t>
            </w:r>
            <w:r>
              <w:rPr>
                <w:noProof/>
                <w:webHidden/>
              </w:rPr>
              <w:tab/>
            </w:r>
            <w:r>
              <w:rPr>
                <w:noProof/>
                <w:webHidden/>
              </w:rPr>
              <w:fldChar w:fldCharType="begin"/>
            </w:r>
            <w:r>
              <w:rPr>
                <w:noProof/>
                <w:webHidden/>
              </w:rPr>
              <w:instrText xml:space="preserve"> PAGEREF _Toc509312625 \h </w:instrText>
            </w:r>
            <w:r>
              <w:rPr>
                <w:noProof/>
                <w:webHidden/>
              </w:rPr>
            </w:r>
            <w:r>
              <w:rPr>
                <w:noProof/>
                <w:webHidden/>
              </w:rPr>
              <w:fldChar w:fldCharType="separate"/>
            </w:r>
            <w:r>
              <w:rPr>
                <w:noProof/>
                <w:webHidden/>
              </w:rPr>
              <w:t>15</w:t>
            </w:r>
            <w:r>
              <w:rPr>
                <w:noProof/>
                <w:webHidden/>
              </w:rPr>
              <w:fldChar w:fldCharType="end"/>
            </w:r>
          </w:hyperlink>
        </w:p>
        <w:p w14:paraId="101EEB3C" w14:textId="60D84AC2" w:rsidR="00CD46D2" w:rsidRDefault="00CD46D2">
          <w:pPr>
            <w:pStyle w:val="TOC2"/>
            <w:tabs>
              <w:tab w:val="right" w:leader="dot" w:pos="9010"/>
            </w:tabs>
            <w:rPr>
              <w:rFonts w:eastAsiaTheme="minorEastAsia" w:cstheme="minorBidi"/>
              <w:smallCaps w:val="0"/>
              <w:noProof/>
              <w:sz w:val="24"/>
              <w:szCs w:val="24"/>
            </w:rPr>
          </w:pPr>
          <w:hyperlink w:anchor="_Toc509312626" w:history="1">
            <w:r w:rsidRPr="00A00A2E">
              <w:rPr>
                <w:rStyle w:val="Hyperlink"/>
                <w:noProof/>
              </w:rPr>
              <w:t>3.1 Licensing and Setting up the Environment</w:t>
            </w:r>
            <w:r>
              <w:rPr>
                <w:noProof/>
                <w:webHidden/>
              </w:rPr>
              <w:tab/>
            </w:r>
            <w:r>
              <w:rPr>
                <w:noProof/>
                <w:webHidden/>
              </w:rPr>
              <w:fldChar w:fldCharType="begin"/>
            </w:r>
            <w:r>
              <w:rPr>
                <w:noProof/>
                <w:webHidden/>
              </w:rPr>
              <w:instrText xml:space="preserve"> PAGEREF _Toc509312626 \h </w:instrText>
            </w:r>
            <w:r>
              <w:rPr>
                <w:noProof/>
                <w:webHidden/>
              </w:rPr>
            </w:r>
            <w:r>
              <w:rPr>
                <w:noProof/>
                <w:webHidden/>
              </w:rPr>
              <w:fldChar w:fldCharType="separate"/>
            </w:r>
            <w:r>
              <w:rPr>
                <w:noProof/>
                <w:webHidden/>
              </w:rPr>
              <w:t>15</w:t>
            </w:r>
            <w:r>
              <w:rPr>
                <w:noProof/>
                <w:webHidden/>
              </w:rPr>
              <w:fldChar w:fldCharType="end"/>
            </w:r>
          </w:hyperlink>
        </w:p>
        <w:p w14:paraId="0D3318BE" w14:textId="25498030" w:rsidR="00CD46D2" w:rsidRDefault="00CD46D2">
          <w:pPr>
            <w:pStyle w:val="TOC3"/>
            <w:tabs>
              <w:tab w:val="right" w:leader="dot" w:pos="9010"/>
            </w:tabs>
            <w:rPr>
              <w:rFonts w:eastAsiaTheme="minorEastAsia" w:cstheme="minorBidi"/>
              <w:i w:val="0"/>
              <w:iCs w:val="0"/>
              <w:noProof/>
              <w:sz w:val="24"/>
              <w:szCs w:val="24"/>
            </w:rPr>
          </w:pPr>
          <w:hyperlink w:anchor="_Toc509312627" w:history="1">
            <w:r w:rsidRPr="00A00A2E">
              <w:rPr>
                <w:rStyle w:val="Hyperlink"/>
                <w:noProof/>
              </w:rPr>
              <w:t>3.1.1 Unity</w:t>
            </w:r>
            <w:r>
              <w:rPr>
                <w:noProof/>
                <w:webHidden/>
              </w:rPr>
              <w:tab/>
            </w:r>
            <w:r>
              <w:rPr>
                <w:noProof/>
                <w:webHidden/>
              </w:rPr>
              <w:fldChar w:fldCharType="begin"/>
            </w:r>
            <w:r>
              <w:rPr>
                <w:noProof/>
                <w:webHidden/>
              </w:rPr>
              <w:instrText xml:space="preserve"> PAGEREF _Toc509312627 \h </w:instrText>
            </w:r>
            <w:r>
              <w:rPr>
                <w:noProof/>
                <w:webHidden/>
              </w:rPr>
            </w:r>
            <w:r>
              <w:rPr>
                <w:noProof/>
                <w:webHidden/>
              </w:rPr>
              <w:fldChar w:fldCharType="separate"/>
            </w:r>
            <w:r>
              <w:rPr>
                <w:noProof/>
                <w:webHidden/>
              </w:rPr>
              <w:t>15</w:t>
            </w:r>
            <w:r>
              <w:rPr>
                <w:noProof/>
                <w:webHidden/>
              </w:rPr>
              <w:fldChar w:fldCharType="end"/>
            </w:r>
          </w:hyperlink>
        </w:p>
        <w:p w14:paraId="7C48F07C" w14:textId="5BDD9B68" w:rsidR="00CD46D2" w:rsidRDefault="00CD46D2">
          <w:pPr>
            <w:pStyle w:val="TOC3"/>
            <w:tabs>
              <w:tab w:val="right" w:leader="dot" w:pos="9010"/>
            </w:tabs>
            <w:rPr>
              <w:rFonts w:eastAsiaTheme="minorEastAsia" w:cstheme="minorBidi"/>
              <w:i w:val="0"/>
              <w:iCs w:val="0"/>
              <w:noProof/>
              <w:sz w:val="24"/>
              <w:szCs w:val="24"/>
            </w:rPr>
          </w:pPr>
          <w:hyperlink w:anchor="_Toc509312628" w:history="1">
            <w:r w:rsidRPr="00A00A2E">
              <w:rPr>
                <w:rStyle w:val="Hyperlink"/>
                <w:noProof/>
              </w:rPr>
              <w:t>3.1.2 Visual Studio</w:t>
            </w:r>
            <w:r>
              <w:rPr>
                <w:noProof/>
                <w:webHidden/>
              </w:rPr>
              <w:tab/>
            </w:r>
            <w:r>
              <w:rPr>
                <w:noProof/>
                <w:webHidden/>
              </w:rPr>
              <w:fldChar w:fldCharType="begin"/>
            </w:r>
            <w:r>
              <w:rPr>
                <w:noProof/>
                <w:webHidden/>
              </w:rPr>
              <w:instrText xml:space="preserve"> PAGEREF _Toc509312628 \h </w:instrText>
            </w:r>
            <w:r>
              <w:rPr>
                <w:noProof/>
                <w:webHidden/>
              </w:rPr>
            </w:r>
            <w:r>
              <w:rPr>
                <w:noProof/>
                <w:webHidden/>
              </w:rPr>
              <w:fldChar w:fldCharType="separate"/>
            </w:r>
            <w:r>
              <w:rPr>
                <w:noProof/>
                <w:webHidden/>
              </w:rPr>
              <w:t>15</w:t>
            </w:r>
            <w:r>
              <w:rPr>
                <w:noProof/>
                <w:webHidden/>
              </w:rPr>
              <w:fldChar w:fldCharType="end"/>
            </w:r>
          </w:hyperlink>
        </w:p>
        <w:p w14:paraId="153EBF7C" w14:textId="2B778A87" w:rsidR="00CD46D2" w:rsidRDefault="00CD46D2">
          <w:pPr>
            <w:pStyle w:val="TOC3"/>
            <w:tabs>
              <w:tab w:val="right" w:leader="dot" w:pos="9010"/>
            </w:tabs>
            <w:rPr>
              <w:rFonts w:eastAsiaTheme="minorEastAsia" w:cstheme="minorBidi"/>
              <w:i w:val="0"/>
              <w:iCs w:val="0"/>
              <w:noProof/>
              <w:sz w:val="24"/>
              <w:szCs w:val="24"/>
            </w:rPr>
          </w:pPr>
          <w:hyperlink w:anchor="_Toc509312629" w:history="1">
            <w:r w:rsidRPr="00A00A2E">
              <w:rPr>
                <w:rStyle w:val="Hyperlink"/>
                <w:noProof/>
              </w:rPr>
              <w:t>3.1.3 Autodesk Maya</w:t>
            </w:r>
            <w:r>
              <w:rPr>
                <w:noProof/>
                <w:webHidden/>
              </w:rPr>
              <w:tab/>
            </w:r>
            <w:r>
              <w:rPr>
                <w:noProof/>
                <w:webHidden/>
              </w:rPr>
              <w:fldChar w:fldCharType="begin"/>
            </w:r>
            <w:r>
              <w:rPr>
                <w:noProof/>
                <w:webHidden/>
              </w:rPr>
              <w:instrText xml:space="preserve"> PAGEREF _Toc509312629 \h </w:instrText>
            </w:r>
            <w:r>
              <w:rPr>
                <w:noProof/>
                <w:webHidden/>
              </w:rPr>
            </w:r>
            <w:r>
              <w:rPr>
                <w:noProof/>
                <w:webHidden/>
              </w:rPr>
              <w:fldChar w:fldCharType="separate"/>
            </w:r>
            <w:r>
              <w:rPr>
                <w:noProof/>
                <w:webHidden/>
              </w:rPr>
              <w:t>16</w:t>
            </w:r>
            <w:r>
              <w:rPr>
                <w:noProof/>
                <w:webHidden/>
              </w:rPr>
              <w:fldChar w:fldCharType="end"/>
            </w:r>
          </w:hyperlink>
        </w:p>
        <w:p w14:paraId="2344A408" w14:textId="5E214250" w:rsidR="00CD46D2" w:rsidRDefault="00CD46D2">
          <w:pPr>
            <w:pStyle w:val="TOC3"/>
            <w:tabs>
              <w:tab w:val="right" w:leader="dot" w:pos="9010"/>
            </w:tabs>
            <w:rPr>
              <w:rFonts w:eastAsiaTheme="minorEastAsia" w:cstheme="minorBidi"/>
              <w:i w:val="0"/>
              <w:iCs w:val="0"/>
              <w:noProof/>
              <w:sz w:val="24"/>
              <w:szCs w:val="24"/>
            </w:rPr>
          </w:pPr>
          <w:hyperlink w:anchor="_Toc509312630" w:history="1">
            <w:r w:rsidRPr="00A00A2E">
              <w:rPr>
                <w:rStyle w:val="Hyperlink"/>
                <w:noProof/>
                <w:highlight w:val="red"/>
              </w:rPr>
              <w:t>3.1.4 GitHub</w:t>
            </w:r>
            <w:r>
              <w:rPr>
                <w:noProof/>
                <w:webHidden/>
              </w:rPr>
              <w:tab/>
            </w:r>
            <w:r>
              <w:rPr>
                <w:noProof/>
                <w:webHidden/>
              </w:rPr>
              <w:fldChar w:fldCharType="begin"/>
            </w:r>
            <w:r>
              <w:rPr>
                <w:noProof/>
                <w:webHidden/>
              </w:rPr>
              <w:instrText xml:space="preserve"> PAGEREF _Toc509312630 \h </w:instrText>
            </w:r>
            <w:r>
              <w:rPr>
                <w:noProof/>
                <w:webHidden/>
              </w:rPr>
            </w:r>
            <w:r>
              <w:rPr>
                <w:noProof/>
                <w:webHidden/>
              </w:rPr>
              <w:fldChar w:fldCharType="separate"/>
            </w:r>
            <w:r>
              <w:rPr>
                <w:noProof/>
                <w:webHidden/>
              </w:rPr>
              <w:t>16</w:t>
            </w:r>
            <w:r>
              <w:rPr>
                <w:noProof/>
                <w:webHidden/>
              </w:rPr>
              <w:fldChar w:fldCharType="end"/>
            </w:r>
          </w:hyperlink>
        </w:p>
        <w:p w14:paraId="1B559249" w14:textId="733EE4B6" w:rsidR="00CD46D2" w:rsidRDefault="00CD46D2">
          <w:pPr>
            <w:pStyle w:val="TOC2"/>
            <w:tabs>
              <w:tab w:val="right" w:leader="dot" w:pos="9010"/>
            </w:tabs>
            <w:rPr>
              <w:rFonts w:eastAsiaTheme="minorEastAsia" w:cstheme="minorBidi"/>
              <w:smallCaps w:val="0"/>
              <w:noProof/>
              <w:sz w:val="24"/>
              <w:szCs w:val="24"/>
            </w:rPr>
          </w:pPr>
          <w:hyperlink w:anchor="_Toc509312631" w:history="1">
            <w:r w:rsidRPr="00A00A2E">
              <w:rPr>
                <w:rStyle w:val="Hyperlink"/>
                <w:noProof/>
                <w:highlight w:val="red"/>
              </w:rPr>
              <w:t>3.2 Design</w:t>
            </w:r>
            <w:r>
              <w:rPr>
                <w:noProof/>
                <w:webHidden/>
              </w:rPr>
              <w:tab/>
            </w:r>
            <w:r>
              <w:rPr>
                <w:noProof/>
                <w:webHidden/>
              </w:rPr>
              <w:fldChar w:fldCharType="begin"/>
            </w:r>
            <w:r>
              <w:rPr>
                <w:noProof/>
                <w:webHidden/>
              </w:rPr>
              <w:instrText xml:space="preserve"> PAGEREF _Toc509312631 \h </w:instrText>
            </w:r>
            <w:r>
              <w:rPr>
                <w:noProof/>
                <w:webHidden/>
              </w:rPr>
            </w:r>
            <w:r>
              <w:rPr>
                <w:noProof/>
                <w:webHidden/>
              </w:rPr>
              <w:fldChar w:fldCharType="separate"/>
            </w:r>
            <w:r>
              <w:rPr>
                <w:noProof/>
                <w:webHidden/>
              </w:rPr>
              <w:t>16</w:t>
            </w:r>
            <w:r>
              <w:rPr>
                <w:noProof/>
                <w:webHidden/>
              </w:rPr>
              <w:fldChar w:fldCharType="end"/>
            </w:r>
          </w:hyperlink>
        </w:p>
        <w:p w14:paraId="3CD9CA05" w14:textId="133B7353" w:rsidR="00CD46D2" w:rsidRDefault="00CD46D2">
          <w:pPr>
            <w:pStyle w:val="TOC3"/>
            <w:tabs>
              <w:tab w:val="right" w:leader="dot" w:pos="9010"/>
            </w:tabs>
            <w:rPr>
              <w:rFonts w:eastAsiaTheme="minorEastAsia" w:cstheme="minorBidi"/>
              <w:i w:val="0"/>
              <w:iCs w:val="0"/>
              <w:noProof/>
              <w:sz w:val="24"/>
              <w:szCs w:val="24"/>
            </w:rPr>
          </w:pPr>
          <w:hyperlink w:anchor="_Toc509312632" w:history="1">
            <w:r w:rsidRPr="00A00A2E">
              <w:rPr>
                <w:rStyle w:val="Hyperlink"/>
                <w:noProof/>
                <w:lang w:eastAsia="en-US"/>
              </w:rPr>
              <w:t>3.</w:t>
            </w:r>
            <w:r w:rsidRPr="00A00A2E">
              <w:rPr>
                <w:rStyle w:val="Hyperlink"/>
                <w:noProof/>
                <w:highlight w:val="red"/>
                <w:lang w:eastAsia="en-US"/>
              </w:rPr>
              <w:t>2.1 UML Diagram and Discussion</w:t>
            </w:r>
            <w:r>
              <w:rPr>
                <w:noProof/>
                <w:webHidden/>
              </w:rPr>
              <w:tab/>
            </w:r>
            <w:r>
              <w:rPr>
                <w:noProof/>
                <w:webHidden/>
              </w:rPr>
              <w:fldChar w:fldCharType="begin"/>
            </w:r>
            <w:r>
              <w:rPr>
                <w:noProof/>
                <w:webHidden/>
              </w:rPr>
              <w:instrText xml:space="preserve"> PAGEREF _Toc509312632 \h </w:instrText>
            </w:r>
            <w:r>
              <w:rPr>
                <w:noProof/>
                <w:webHidden/>
              </w:rPr>
            </w:r>
            <w:r>
              <w:rPr>
                <w:noProof/>
                <w:webHidden/>
              </w:rPr>
              <w:fldChar w:fldCharType="separate"/>
            </w:r>
            <w:r>
              <w:rPr>
                <w:noProof/>
                <w:webHidden/>
              </w:rPr>
              <w:t>16</w:t>
            </w:r>
            <w:r>
              <w:rPr>
                <w:noProof/>
                <w:webHidden/>
              </w:rPr>
              <w:fldChar w:fldCharType="end"/>
            </w:r>
          </w:hyperlink>
        </w:p>
        <w:p w14:paraId="0A27F0F2" w14:textId="3BAD1D8E" w:rsidR="00CD46D2" w:rsidRDefault="00CD46D2">
          <w:pPr>
            <w:pStyle w:val="TOC2"/>
            <w:tabs>
              <w:tab w:val="right" w:leader="dot" w:pos="9010"/>
            </w:tabs>
            <w:rPr>
              <w:rFonts w:eastAsiaTheme="minorEastAsia" w:cstheme="minorBidi"/>
              <w:smallCaps w:val="0"/>
              <w:noProof/>
              <w:sz w:val="24"/>
              <w:szCs w:val="24"/>
            </w:rPr>
          </w:pPr>
          <w:hyperlink w:anchor="_Toc509312633" w:history="1">
            <w:r w:rsidRPr="00A00A2E">
              <w:rPr>
                <w:rStyle w:val="Hyperlink"/>
                <w:noProof/>
              </w:rPr>
              <w:t>3.3 Implementation</w:t>
            </w:r>
            <w:r>
              <w:rPr>
                <w:noProof/>
                <w:webHidden/>
              </w:rPr>
              <w:tab/>
            </w:r>
            <w:r>
              <w:rPr>
                <w:noProof/>
                <w:webHidden/>
              </w:rPr>
              <w:fldChar w:fldCharType="begin"/>
            </w:r>
            <w:r>
              <w:rPr>
                <w:noProof/>
                <w:webHidden/>
              </w:rPr>
              <w:instrText xml:space="preserve"> PAGEREF _Toc509312633 \h </w:instrText>
            </w:r>
            <w:r>
              <w:rPr>
                <w:noProof/>
                <w:webHidden/>
              </w:rPr>
            </w:r>
            <w:r>
              <w:rPr>
                <w:noProof/>
                <w:webHidden/>
              </w:rPr>
              <w:fldChar w:fldCharType="separate"/>
            </w:r>
            <w:r>
              <w:rPr>
                <w:noProof/>
                <w:webHidden/>
              </w:rPr>
              <w:t>16</w:t>
            </w:r>
            <w:r>
              <w:rPr>
                <w:noProof/>
                <w:webHidden/>
              </w:rPr>
              <w:fldChar w:fldCharType="end"/>
            </w:r>
          </w:hyperlink>
        </w:p>
        <w:p w14:paraId="39532033" w14:textId="4808659B" w:rsidR="00CD46D2" w:rsidRDefault="00CD46D2">
          <w:pPr>
            <w:pStyle w:val="TOC3"/>
            <w:tabs>
              <w:tab w:val="right" w:leader="dot" w:pos="9010"/>
            </w:tabs>
            <w:rPr>
              <w:rFonts w:eastAsiaTheme="minorEastAsia" w:cstheme="minorBidi"/>
              <w:i w:val="0"/>
              <w:iCs w:val="0"/>
              <w:noProof/>
              <w:sz w:val="24"/>
              <w:szCs w:val="24"/>
            </w:rPr>
          </w:pPr>
          <w:hyperlink w:anchor="_Toc509312634" w:history="1">
            <w:r w:rsidRPr="00A00A2E">
              <w:rPr>
                <w:rStyle w:val="Hyperlink"/>
                <w:noProof/>
              </w:rPr>
              <w:t>3.3.1 Unity’s all-in-one editor basic components</w:t>
            </w:r>
            <w:r>
              <w:rPr>
                <w:noProof/>
                <w:webHidden/>
              </w:rPr>
              <w:tab/>
            </w:r>
            <w:r>
              <w:rPr>
                <w:noProof/>
                <w:webHidden/>
              </w:rPr>
              <w:fldChar w:fldCharType="begin"/>
            </w:r>
            <w:r>
              <w:rPr>
                <w:noProof/>
                <w:webHidden/>
              </w:rPr>
              <w:instrText xml:space="preserve"> PAGEREF _Toc509312634 \h </w:instrText>
            </w:r>
            <w:r>
              <w:rPr>
                <w:noProof/>
                <w:webHidden/>
              </w:rPr>
            </w:r>
            <w:r>
              <w:rPr>
                <w:noProof/>
                <w:webHidden/>
              </w:rPr>
              <w:fldChar w:fldCharType="separate"/>
            </w:r>
            <w:r>
              <w:rPr>
                <w:noProof/>
                <w:webHidden/>
              </w:rPr>
              <w:t>17</w:t>
            </w:r>
            <w:r>
              <w:rPr>
                <w:noProof/>
                <w:webHidden/>
              </w:rPr>
              <w:fldChar w:fldCharType="end"/>
            </w:r>
          </w:hyperlink>
        </w:p>
        <w:p w14:paraId="4507056A" w14:textId="57B834BE" w:rsidR="00CD46D2" w:rsidRDefault="00CD46D2">
          <w:pPr>
            <w:pStyle w:val="TOC3"/>
            <w:tabs>
              <w:tab w:val="right" w:leader="dot" w:pos="9010"/>
            </w:tabs>
            <w:rPr>
              <w:rFonts w:eastAsiaTheme="minorEastAsia" w:cstheme="minorBidi"/>
              <w:i w:val="0"/>
              <w:iCs w:val="0"/>
              <w:noProof/>
              <w:sz w:val="24"/>
              <w:szCs w:val="24"/>
            </w:rPr>
          </w:pPr>
          <w:hyperlink w:anchor="_Toc509312635" w:history="1">
            <w:r w:rsidRPr="00A00A2E">
              <w:rPr>
                <w:rStyle w:val="Hyperlink"/>
                <w:noProof/>
                <w:lang w:eastAsia="en-US"/>
              </w:rPr>
              <w:t>3.3.2 Unity scripts execution order</w:t>
            </w:r>
            <w:r>
              <w:rPr>
                <w:noProof/>
                <w:webHidden/>
              </w:rPr>
              <w:tab/>
            </w:r>
            <w:r>
              <w:rPr>
                <w:noProof/>
                <w:webHidden/>
              </w:rPr>
              <w:fldChar w:fldCharType="begin"/>
            </w:r>
            <w:r>
              <w:rPr>
                <w:noProof/>
                <w:webHidden/>
              </w:rPr>
              <w:instrText xml:space="preserve"> PAGEREF _Toc509312635 \h </w:instrText>
            </w:r>
            <w:r>
              <w:rPr>
                <w:noProof/>
                <w:webHidden/>
              </w:rPr>
            </w:r>
            <w:r>
              <w:rPr>
                <w:noProof/>
                <w:webHidden/>
              </w:rPr>
              <w:fldChar w:fldCharType="separate"/>
            </w:r>
            <w:r>
              <w:rPr>
                <w:noProof/>
                <w:webHidden/>
              </w:rPr>
              <w:t>18</w:t>
            </w:r>
            <w:r>
              <w:rPr>
                <w:noProof/>
                <w:webHidden/>
              </w:rPr>
              <w:fldChar w:fldCharType="end"/>
            </w:r>
          </w:hyperlink>
        </w:p>
        <w:p w14:paraId="396798E3" w14:textId="039C5ED9" w:rsidR="00CD46D2" w:rsidRDefault="00CD46D2">
          <w:pPr>
            <w:pStyle w:val="TOC3"/>
            <w:tabs>
              <w:tab w:val="right" w:leader="dot" w:pos="9010"/>
            </w:tabs>
            <w:rPr>
              <w:rFonts w:eastAsiaTheme="minorEastAsia" w:cstheme="minorBidi"/>
              <w:i w:val="0"/>
              <w:iCs w:val="0"/>
              <w:noProof/>
              <w:sz w:val="24"/>
              <w:szCs w:val="24"/>
            </w:rPr>
          </w:pPr>
          <w:hyperlink w:anchor="_Toc509312636" w:history="1">
            <w:r w:rsidRPr="00A00A2E">
              <w:rPr>
                <w:rStyle w:val="Hyperlink"/>
                <w:noProof/>
                <w:lang w:eastAsia="en-US"/>
              </w:rPr>
              <w:t>3.3.3 Game Implementation</w:t>
            </w:r>
            <w:r>
              <w:rPr>
                <w:noProof/>
                <w:webHidden/>
              </w:rPr>
              <w:tab/>
            </w:r>
            <w:r>
              <w:rPr>
                <w:noProof/>
                <w:webHidden/>
              </w:rPr>
              <w:fldChar w:fldCharType="begin"/>
            </w:r>
            <w:r>
              <w:rPr>
                <w:noProof/>
                <w:webHidden/>
              </w:rPr>
              <w:instrText xml:space="preserve"> PAGEREF _Toc509312636 \h </w:instrText>
            </w:r>
            <w:r>
              <w:rPr>
                <w:noProof/>
                <w:webHidden/>
              </w:rPr>
            </w:r>
            <w:r>
              <w:rPr>
                <w:noProof/>
                <w:webHidden/>
              </w:rPr>
              <w:fldChar w:fldCharType="separate"/>
            </w:r>
            <w:r>
              <w:rPr>
                <w:noProof/>
                <w:webHidden/>
              </w:rPr>
              <w:t>20</w:t>
            </w:r>
            <w:r>
              <w:rPr>
                <w:noProof/>
                <w:webHidden/>
              </w:rPr>
              <w:fldChar w:fldCharType="end"/>
            </w:r>
          </w:hyperlink>
        </w:p>
        <w:p w14:paraId="56610D16" w14:textId="70DB4F59" w:rsidR="00CD46D2" w:rsidRDefault="00CD46D2">
          <w:pPr>
            <w:pStyle w:val="TOC4"/>
            <w:tabs>
              <w:tab w:val="right" w:leader="dot" w:pos="9010"/>
            </w:tabs>
            <w:rPr>
              <w:rFonts w:eastAsiaTheme="minorEastAsia" w:cstheme="minorBidi"/>
              <w:noProof/>
              <w:sz w:val="24"/>
              <w:szCs w:val="24"/>
            </w:rPr>
          </w:pPr>
          <w:hyperlink w:anchor="_Toc509312637" w:history="1">
            <w:r w:rsidRPr="00A00A2E">
              <w:rPr>
                <w:rStyle w:val="Hyperlink"/>
                <w:noProof/>
                <w:lang w:eastAsia="en-US"/>
              </w:rPr>
              <w:t>3.3.3.1 Main Character</w:t>
            </w:r>
            <w:r>
              <w:rPr>
                <w:noProof/>
                <w:webHidden/>
              </w:rPr>
              <w:tab/>
            </w:r>
            <w:r>
              <w:rPr>
                <w:noProof/>
                <w:webHidden/>
              </w:rPr>
              <w:fldChar w:fldCharType="begin"/>
            </w:r>
            <w:r>
              <w:rPr>
                <w:noProof/>
                <w:webHidden/>
              </w:rPr>
              <w:instrText xml:space="preserve"> PAGEREF _Toc509312637 \h </w:instrText>
            </w:r>
            <w:r>
              <w:rPr>
                <w:noProof/>
                <w:webHidden/>
              </w:rPr>
            </w:r>
            <w:r>
              <w:rPr>
                <w:noProof/>
                <w:webHidden/>
              </w:rPr>
              <w:fldChar w:fldCharType="separate"/>
            </w:r>
            <w:r>
              <w:rPr>
                <w:noProof/>
                <w:webHidden/>
              </w:rPr>
              <w:t>20</w:t>
            </w:r>
            <w:r>
              <w:rPr>
                <w:noProof/>
                <w:webHidden/>
              </w:rPr>
              <w:fldChar w:fldCharType="end"/>
            </w:r>
          </w:hyperlink>
        </w:p>
        <w:p w14:paraId="643FEFEA" w14:textId="681BAF73" w:rsidR="00CD46D2" w:rsidRDefault="00CD46D2">
          <w:pPr>
            <w:pStyle w:val="TOC4"/>
            <w:tabs>
              <w:tab w:val="right" w:leader="dot" w:pos="9010"/>
            </w:tabs>
            <w:rPr>
              <w:rFonts w:eastAsiaTheme="minorEastAsia" w:cstheme="minorBidi"/>
              <w:noProof/>
              <w:sz w:val="24"/>
              <w:szCs w:val="24"/>
            </w:rPr>
          </w:pPr>
          <w:hyperlink w:anchor="_Toc509312638" w:history="1">
            <w:r w:rsidRPr="00A00A2E">
              <w:rPr>
                <w:rStyle w:val="Hyperlink"/>
                <w:noProof/>
              </w:rPr>
              <w:t>3.3.3.2 Procedurally generated world</w:t>
            </w:r>
            <w:r>
              <w:rPr>
                <w:noProof/>
                <w:webHidden/>
              </w:rPr>
              <w:tab/>
            </w:r>
            <w:r>
              <w:rPr>
                <w:noProof/>
                <w:webHidden/>
              </w:rPr>
              <w:fldChar w:fldCharType="begin"/>
            </w:r>
            <w:r>
              <w:rPr>
                <w:noProof/>
                <w:webHidden/>
              </w:rPr>
              <w:instrText xml:space="preserve"> PAGEREF _Toc509312638 \h </w:instrText>
            </w:r>
            <w:r>
              <w:rPr>
                <w:noProof/>
                <w:webHidden/>
              </w:rPr>
            </w:r>
            <w:r>
              <w:rPr>
                <w:noProof/>
                <w:webHidden/>
              </w:rPr>
              <w:fldChar w:fldCharType="separate"/>
            </w:r>
            <w:r>
              <w:rPr>
                <w:noProof/>
                <w:webHidden/>
              </w:rPr>
              <w:t>21</w:t>
            </w:r>
            <w:r>
              <w:rPr>
                <w:noProof/>
                <w:webHidden/>
              </w:rPr>
              <w:fldChar w:fldCharType="end"/>
            </w:r>
          </w:hyperlink>
        </w:p>
        <w:p w14:paraId="03E3C592" w14:textId="52FEA757" w:rsidR="00CD46D2" w:rsidRDefault="00CD46D2">
          <w:pPr>
            <w:pStyle w:val="TOC4"/>
            <w:tabs>
              <w:tab w:val="right" w:leader="dot" w:pos="9010"/>
            </w:tabs>
            <w:rPr>
              <w:rFonts w:eastAsiaTheme="minorEastAsia" w:cstheme="minorBidi"/>
              <w:noProof/>
              <w:sz w:val="24"/>
              <w:szCs w:val="24"/>
            </w:rPr>
          </w:pPr>
          <w:hyperlink w:anchor="_Toc509312639" w:history="1">
            <w:r w:rsidRPr="00A00A2E">
              <w:rPr>
                <w:rStyle w:val="Hyperlink"/>
                <w:noProof/>
              </w:rPr>
              <w:t>3.3.3.3 Collision Detection</w:t>
            </w:r>
            <w:r>
              <w:rPr>
                <w:noProof/>
                <w:webHidden/>
              </w:rPr>
              <w:tab/>
            </w:r>
            <w:r>
              <w:rPr>
                <w:noProof/>
                <w:webHidden/>
              </w:rPr>
              <w:fldChar w:fldCharType="begin"/>
            </w:r>
            <w:r>
              <w:rPr>
                <w:noProof/>
                <w:webHidden/>
              </w:rPr>
              <w:instrText xml:space="preserve"> PAGEREF _Toc509312639 \h </w:instrText>
            </w:r>
            <w:r>
              <w:rPr>
                <w:noProof/>
                <w:webHidden/>
              </w:rPr>
            </w:r>
            <w:r>
              <w:rPr>
                <w:noProof/>
                <w:webHidden/>
              </w:rPr>
              <w:fldChar w:fldCharType="separate"/>
            </w:r>
            <w:r>
              <w:rPr>
                <w:noProof/>
                <w:webHidden/>
              </w:rPr>
              <w:t>23</w:t>
            </w:r>
            <w:r>
              <w:rPr>
                <w:noProof/>
                <w:webHidden/>
              </w:rPr>
              <w:fldChar w:fldCharType="end"/>
            </w:r>
          </w:hyperlink>
        </w:p>
        <w:p w14:paraId="541F122F" w14:textId="21D87C54" w:rsidR="00CD46D2" w:rsidRDefault="00CD46D2">
          <w:pPr>
            <w:pStyle w:val="TOC4"/>
            <w:tabs>
              <w:tab w:val="right" w:leader="dot" w:pos="9010"/>
            </w:tabs>
            <w:rPr>
              <w:rFonts w:eastAsiaTheme="minorEastAsia" w:cstheme="minorBidi"/>
              <w:noProof/>
              <w:sz w:val="24"/>
              <w:szCs w:val="24"/>
            </w:rPr>
          </w:pPr>
          <w:hyperlink w:anchor="_Toc509312640" w:history="1">
            <w:r w:rsidRPr="00A00A2E">
              <w:rPr>
                <w:rStyle w:val="Hyperlink"/>
                <w:noProof/>
              </w:rPr>
              <w:t>3.3.3.4 User Interface Elements</w:t>
            </w:r>
            <w:r>
              <w:rPr>
                <w:noProof/>
                <w:webHidden/>
              </w:rPr>
              <w:tab/>
            </w:r>
            <w:r>
              <w:rPr>
                <w:noProof/>
                <w:webHidden/>
              </w:rPr>
              <w:fldChar w:fldCharType="begin"/>
            </w:r>
            <w:r>
              <w:rPr>
                <w:noProof/>
                <w:webHidden/>
              </w:rPr>
              <w:instrText xml:space="preserve"> PAGEREF _Toc509312640 \h </w:instrText>
            </w:r>
            <w:r>
              <w:rPr>
                <w:noProof/>
                <w:webHidden/>
              </w:rPr>
            </w:r>
            <w:r>
              <w:rPr>
                <w:noProof/>
                <w:webHidden/>
              </w:rPr>
              <w:fldChar w:fldCharType="separate"/>
            </w:r>
            <w:r>
              <w:rPr>
                <w:noProof/>
                <w:webHidden/>
              </w:rPr>
              <w:t>24</w:t>
            </w:r>
            <w:r>
              <w:rPr>
                <w:noProof/>
                <w:webHidden/>
              </w:rPr>
              <w:fldChar w:fldCharType="end"/>
            </w:r>
          </w:hyperlink>
        </w:p>
        <w:p w14:paraId="47096BFE" w14:textId="36704C1E" w:rsidR="00CD46D2" w:rsidRDefault="00CD46D2">
          <w:pPr>
            <w:pStyle w:val="TOC4"/>
            <w:tabs>
              <w:tab w:val="right" w:leader="dot" w:pos="9010"/>
            </w:tabs>
            <w:rPr>
              <w:rFonts w:eastAsiaTheme="minorEastAsia" w:cstheme="minorBidi"/>
              <w:noProof/>
              <w:sz w:val="24"/>
              <w:szCs w:val="24"/>
            </w:rPr>
          </w:pPr>
          <w:hyperlink w:anchor="_Toc509312641" w:history="1">
            <w:r w:rsidRPr="00A00A2E">
              <w:rPr>
                <w:rStyle w:val="Hyperlink"/>
                <w:noProof/>
              </w:rPr>
              <w:t>3.3.3.5 Storing the Player data locally</w:t>
            </w:r>
            <w:r>
              <w:rPr>
                <w:noProof/>
                <w:webHidden/>
              </w:rPr>
              <w:tab/>
            </w:r>
            <w:r>
              <w:rPr>
                <w:noProof/>
                <w:webHidden/>
              </w:rPr>
              <w:fldChar w:fldCharType="begin"/>
            </w:r>
            <w:r>
              <w:rPr>
                <w:noProof/>
                <w:webHidden/>
              </w:rPr>
              <w:instrText xml:space="preserve"> PAGEREF _Toc509312641 \h </w:instrText>
            </w:r>
            <w:r>
              <w:rPr>
                <w:noProof/>
                <w:webHidden/>
              </w:rPr>
            </w:r>
            <w:r>
              <w:rPr>
                <w:noProof/>
                <w:webHidden/>
              </w:rPr>
              <w:fldChar w:fldCharType="separate"/>
            </w:r>
            <w:r>
              <w:rPr>
                <w:noProof/>
                <w:webHidden/>
              </w:rPr>
              <w:t>24</w:t>
            </w:r>
            <w:r>
              <w:rPr>
                <w:noProof/>
                <w:webHidden/>
              </w:rPr>
              <w:fldChar w:fldCharType="end"/>
            </w:r>
          </w:hyperlink>
        </w:p>
        <w:p w14:paraId="4F80BDB9" w14:textId="39FF1ACC" w:rsidR="00CD46D2" w:rsidRDefault="00CD46D2">
          <w:pPr>
            <w:pStyle w:val="TOC4"/>
            <w:tabs>
              <w:tab w:val="right" w:leader="dot" w:pos="9010"/>
            </w:tabs>
            <w:rPr>
              <w:rFonts w:eastAsiaTheme="minorEastAsia" w:cstheme="minorBidi"/>
              <w:noProof/>
              <w:sz w:val="24"/>
              <w:szCs w:val="24"/>
            </w:rPr>
          </w:pPr>
          <w:hyperlink w:anchor="_Toc509312642" w:history="1">
            <w:r w:rsidRPr="00A00A2E">
              <w:rPr>
                <w:rStyle w:val="Hyperlink"/>
                <w:noProof/>
                <w:highlight w:val="red"/>
              </w:rPr>
              <w:t>3.3.3.6 Mobile Input</w:t>
            </w:r>
            <w:r>
              <w:rPr>
                <w:noProof/>
                <w:webHidden/>
              </w:rPr>
              <w:tab/>
            </w:r>
            <w:r>
              <w:rPr>
                <w:noProof/>
                <w:webHidden/>
              </w:rPr>
              <w:fldChar w:fldCharType="begin"/>
            </w:r>
            <w:r>
              <w:rPr>
                <w:noProof/>
                <w:webHidden/>
              </w:rPr>
              <w:instrText xml:space="preserve"> PAGEREF _Toc509312642 \h </w:instrText>
            </w:r>
            <w:r>
              <w:rPr>
                <w:noProof/>
                <w:webHidden/>
              </w:rPr>
            </w:r>
            <w:r>
              <w:rPr>
                <w:noProof/>
                <w:webHidden/>
              </w:rPr>
              <w:fldChar w:fldCharType="separate"/>
            </w:r>
            <w:r>
              <w:rPr>
                <w:noProof/>
                <w:webHidden/>
              </w:rPr>
              <w:t>25</w:t>
            </w:r>
            <w:r>
              <w:rPr>
                <w:noProof/>
                <w:webHidden/>
              </w:rPr>
              <w:fldChar w:fldCharType="end"/>
            </w:r>
          </w:hyperlink>
        </w:p>
        <w:p w14:paraId="18FB42DE" w14:textId="0DD4FA4F" w:rsidR="00CD46D2" w:rsidRDefault="00CD46D2">
          <w:pPr>
            <w:pStyle w:val="TOC4"/>
            <w:tabs>
              <w:tab w:val="right" w:leader="dot" w:pos="9010"/>
            </w:tabs>
            <w:rPr>
              <w:rFonts w:eastAsiaTheme="minorEastAsia" w:cstheme="minorBidi"/>
              <w:noProof/>
              <w:sz w:val="24"/>
              <w:szCs w:val="24"/>
            </w:rPr>
          </w:pPr>
          <w:hyperlink w:anchor="_Toc509312643" w:history="1">
            <w:r w:rsidRPr="00A00A2E">
              <w:rPr>
                <w:rStyle w:val="Hyperlink"/>
                <w:noProof/>
              </w:rPr>
              <w:t>3.3.3.7 Change Scene</w:t>
            </w:r>
            <w:r>
              <w:rPr>
                <w:noProof/>
                <w:webHidden/>
              </w:rPr>
              <w:tab/>
            </w:r>
            <w:r>
              <w:rPr>
                <w:noProof/>
                <w:webHidden/>
              </w:rPr>
              <w:fldChar w:fldCharType="begin"/>
            </w:r>
            <w:r>
              <w:rPr>
                <w:noProof/>
                <w:webHidden/>
              </w:rPr>
              <w:instrText xml:space="preserve"> PAGEREF _Toc509312643 \h </w:instrText>
            </w:r>
            <w:r>
              <w:rPr>
                <w:noProof/>
                <w:webHidden/>
              </w:rPr>
            </w:r>
            <w:r>
              <w:rPr>
                <w:noProof/>
                <w:webHidden/>
              </w:rPr>
              <w:fldChar w:fldCharType="separate"/>
            </w:r>
            <w:r>
              <w:rPr>
                <w:noProof/>
                <w:webHidden/>
              </w:rPr>
              <w:t>26</w:t>
            </w:r>
            <w:r>
              <w:rPr>
                <w:noProof/>
                <w:webHidden/>
              </w:rPr>
              <w:fldChar w:fldCharType="end"/>
            </w:r>
          </w:hyperlink>
        </w:p>
        <w:p w14:paraId="7A40FE42" w14:textId="13010C27" w:rsidR="00CD46D2" w:rsidRDefault="00CD46D2">
          <w:pPr>
            <w:pStyle w:val="TOC4"/>
            <w:tabs>
              <w:tab w:val="right" w:leader="dot" w:pos="9010"/>
            </w:tabs>
            <w:rPr>
              <w:rFonts w:eastAsiaTheme="minorEastAsia" w:cstheme="minorBidi"/>
              <w:noProof/>
              <w:sz w:val="24"/>
              <w:szCs w:val="24"/>
            </w:rPr>
          </w:pPr>
          <w:hyperlink w:anchor="_Toc509312644" w:history="1">
            <w:r w:rsidRPr="00A00A2E">
              <w:rPr>
                <w:rStyle w:val="Hyperlink"/>
                <w:noProof/>
                <w:highlight w:val="red"/>
                <w:lang w:eastAsia="en-US"/>
              </w:rPr>
              <w:t>3.3.3.8 Main menu scene</w:t>
            </w:r>
            <w:r>
              <w:rPr>
                <w:noProof/>
                <w:webHidden/>
              </w:rPr>
              <w:tab/>
            </w:r>
            <w:r>
              <w:rPr>
                <w:noProof/>
                <w:webHidden/>
              </w:rPr>
              <w:fldChar w:fldCharType="begin"/>
            </w:r>
            <w:r>
              <w:rPr>
                <w:noProof/>
                <w:webHidden/>
              </w:rPr>
              <w:instrText xml:space="preserve"> PAGEREF _Toc509312644 \h </w:instrText>
            </w:r>
            <w:r>
              <w:rPr>
                <w:noProof/>
                <w:webHidden/>
              </w:rPr>
            </w:r>
            <w:r>
              <w:rPr>
                <w:noProof/>
                <w:webHidden/>
              </w:rPr>
              <w:fldChar w:fldCharType="separate"/>
            </w:r>
            <w:r>
              <w:rPr>
                <w:noProof/>
                <w:webHidden/>
              </w:rPr>
              <w:t>27</w:t>
            </w:r>
            <w:r>
              <w:rPr>
                <w:noProof/>
                <w:webHidden/>
              </w:rPr>
              <w:fldChar w:fldCharType="end"/>
            </w:r>
          </w:hyperlink>
        </w:p>
        <w:p w14:paraId="2A673259" w14:textId="10B26579" w:rsidR="00CD46D2" w:rsidRDefault="00CD46D2">
          <w:pPr>
            <w:pStyle w:val="TOC4"/>
            <w:tabs>
              <w:tab w:val="right" w:leader="dot" w:pos="9010"/>
            </w:tabs>
            <w:rPr>
              <w:rFonts w:eastAsiaTheme="minorEastAsia" w:cstheme="minorBidi"/>
              <w:noProof/>
              <w:sz w:val="24"/>
              <w:szCs w:val="24"/>
            </w:rPr>
          </w:pPr>
          <w:hyperlink w:anchor="_Toc509312645" w:history="1">
            <w:r w:rsidRPr="00A00A2E">
              <w:rPr>
                <w:rStyle w:val="Hyperlink"/>
                <w:noProof/>
                <w:highlight w:val="red"/>
              </w:rPr>
              <w:t>3.3.3.9 Post-Processing Effects</w:t>
            </w:r>
            <w:r>
              <w:rPr>
                <w:noProof/>
                <w:webHidden/>
              </w:rPr>
              <w:tab/>
            </w:r>
            <w:r>
              <w:rPr>
                <w:noProof/>
                <w:webHidden/>
              </w:rPr>
              <w:fldChar w:fldCharType="begin"/>
            </w:r>
            <w:r>
              <w:rPr>
                <w:noProof/>
                <w:webHidden/>
              </w:rPr>
              <w:instrText xml:space="preserve"> PAGEREF _Toc509312645 \h </w:instrText>
            </w:r>
            <w:r>
              <w:rPr>
                <w:noProof/>
                <w:webHidden/>
              </w:rPr>
            </w:r>
            <w:r>
              <w:rPr>
                <w:noProof/>
                <w:webHidden/>
              </w:rPr>
              <w:fldChar w:fldCharType="separate"/>
            </w:r>
            <w:r>
              <w:rPr>
                <w:noProof/>
                <w:webHidden/>
              </w:rPr>
              <w:t>28</w:t>
            </w:r>
            <w:r>
              <w:rPr>
                <w:noProof/>
                <w:webHidden/>
              </w:rPr>
              <w:fldChar w:fldCharType="end"/>
            </w:r>
          </w:hyperlink>
        </w:p>
        <w:p w14:paraId="54034A49" w14:textId="1212198A" w:rsidR="00CD46D2" w:rsidRDefault="00CD46D2">
          <w:pPr>
            <w:pStyle w:val="TOC1"/>
            <w:rPr>
              <w:rFonts w:eastAsiaTheme="minorEastAsia" w:cstheme="minorBidi"/>
              <w:b w:val="0"/>
              <w:bCs w:val="0"/>
              <w:caps w:val="0"/>
              <w:noProof/>
              <w:sz w:val="24"/>
              <w:szCs w:val="24"/>
            </w:rPr>
          </w:pPr>
          <w:hyperlink w:anchor="_Toc509312646" w:history="1">
            <w:r w:rsidRPr="00A00A2E">
              <w:rPr>
                <w:rStyle w:val="Hyperlink"/>
                <w:noProof/>
                <w:highlight w:val="red"/>
              </w:rPr>
              <w:t>4 Testing</w:t>
            </w:r>
            <w:r>
              <w:rPr>
                <w:noProof/>
                <w:webHidden/>
              </w:rPr>
              <w:tab/>
            </w:r>
            <w:r>
              <w:rPr>
                <w:noProof/>
                <w:webHidden/>
              </w:rPr>
              <w:fldChar w:fldCharType="begin"/>
            </w:r>
            <w:r>
              <w:rPr>
                <w:noProof/>
                <w:webHidden/>
              </w:rPr>
              <w:instrText xml:space="preserve"> PAGEREF _Toc509312646 \h </w:instrText>
            </w:r>
            <w:r>
              <w:rPr>
                <w:noProof/>
                <w:webHidden/>
              </w:rPr>
            </w:r>
            <w:r>
              <w:rPr>
                <w:noProof/>
                <w:webHidden/>
              </w:rPr>
              <w:fldChar w:fldCharType="separate"/>
            </w:r>
            <w:r>
              <w:rPr>
                <w:noProof/>
                <w:webHidden/>
              </w:rPr>
              <w:t>28</w:t>
            </w:r>
            <w:r>
              <w:rPr>
                <w:noProof/>
                <w:webHidden/>
              </w:rPr>
              <w:fldChar w:fldCharType="end"/>
            </w:r>
          </w:hyperlink>
        </w:p>
        <w:p w14:paraId="1D45B713" w14:textId="6AFD93CA" w:rsidR="00CD46D2" w:rsidRDefault="00CD46D2">
          <w:pPr>
            <w:pStyle w:val="TOC2"/>
            <w:tabs>
              <w:tab w:val="right" w:leader="dot" w:pos="9010"/>
            </w:tabs>
            <w:rPr>
              <w:rFonts w:eastAsiaTheme="minorEastAsia" w:cstheme="minorBidi"/>
              <w:smallCaps w:val="0"/>
              <w:noProof/>
              <w:sz w:val="24"/>
              <w:szCs w:val="24"/>
            </w:rPr>
          </w:pPr>
          <w:hyperlink w:anchor="_Toc509312647" w:history="1">
            <w:r w:rsidRPr="00A00A2E">
              <w:rPr>
                <w:rStyle w:val="Hyperlink"/>
                <w:noProof/>
              </w:rPr>
              <w:t>4.1 Issues found while testing on a mobile device</w:t>
            </w:r>
            <w:r>
              <w:rPr>
                <w:noProof/>
                <w:webHidden/>
              </w:rPr>
              <w:tab/>
            </w:r>
            <w:r>
              <w:rPr>
                <w:noProof/>
                <w:webHidden/>
              </w:rPr>
              <w:fldChar w:fldCharType="begin"/>
            </w:r>
            <w:r>
              <w:rPr>
                <w:noProof/>
                <w:webHidden/>
              </w:rPr>
              <w:instrText xml:space="preserve"> PAGEREF _Toc509312647 \h </w:instrText>
            </w:r>
            <w:r>
              <w:rPr>
                <w:noProof/>
                <w:webHidden/>
              </w:rPr>
            </w:r>
            <w:r>
              <w:rPr>
                <w:noProof/>
                <w:webHidden/>
              </w:rPr>
              <w:fldChar w:fldCharType="separate"/>
            </w:r>
            <w:r>
              <w:rPr>
                <w:noProof/>
                <w:webHidden/>
              </w:rPr>
              <w:t>28</w:t>
            </w:r>
            <w:r>
              <w:rPr>
                <w:noProof/>
                <w:webHidden/>
              </w:rPr>
              <w:fldChar w:fldCharType="end"/>
            </w:r>
          </w:hyperlink>
        </w:p>
        <w:p w14:paraId="168D249A" w14:textId="11EC3CD7" w:rsidR="00CD46D2" w:rsidRDefault="00CD46D2">
          <w:pPr>
            <w:pStyle w:val="TOC3"/>
            <w:tabs>
              <w:tab w:val="right" w:leader="dot" w:pos="9010"/>
            </w:tabs>
            <w:rPr>
              <w:rFonts w:eastAsiaTheme="minorEastAsia" w:cstheme="minorBidi"/>
              <w:i w:val="0"/>
              <w:iCs w:val="0"/>
              <w:noProof/>
              <w:sz w:val="24"/>
              <w:szCs w:val="24"/>
            </w:rPr>
          </w:pPr>
          <w:hyperlink w:anchor="_Toc509312648" w:history="1">
            <w:r w:rsidRPr="00A00A2E">
              <w:rPr>
                <w:rStyle w:val="Hyperlink"/>
                <w:noProof/>
                <w:highlight w:val="red"/>
                <w:lang w:eastAsia="en-US"/>
              </w:rPr>
              <w:t>4.1.1 iOS Permissions</w:t>
            </w:r>
            <w:r>
              <w:rPr>
                <w:noProof/>
                <w:webHidden/>
              </w:rPr>
              <w:tab/>
            </w:r>
            <w:r>
              <w:rPr>
                <w:noProof/>
                <w:webHidden/>
              </w:rPr>
              <w:fldChar w:fldCharType="begin"/>
            </w:r>
            <w:r>
              <w:rPr>
                <w:noProof/>
                <w:webHidden/>
              </w:rPr>
              <w:instrText xml:space="preserve"> PAGEREF _Toc509312648 \h </w:instrText>
            </w:r>
            <w:r>
              <w:rPr>
                <w:noProof/>
                <w:webHidden/>
              </w:rPr>
            </w:r>
            <w:r>
              <w:rPr>
                <w:noProof/>
                <w:webHidden/>
              </w:rPr>
              <w:fldChar w:fldCharType="separate"/>
            </w:r>
            <w:r>
              <w:rPr>
                <w:noProof/>
                <w:webHidden/>
              </w:rPr>
              <w:t>28</w:t>
            </w:r>
            <w:r>
              <w:rPr>
                <w:noProof/>
                <w:webHidden/>
              </w:rPr>
              <w:fldChar w:fldCharType="end"/>
            </w:r>
          </w:hyperlink>
        </w:p>
        <w:p w14:paraId="3FC1F379" w14:textId="3BD8C19E" w:rsidR="00CD46D2" w:rsidRDefault="00CD46D2">
          <w:pPr>
            <w:pStyle w:val="TOC3"/>
            <w:tabs>
              <w:tab w:val="right" w:leader="dot" w:pos="9010"/>
            </w:tabs>
            <w:rPr>
              <w:rFonts w:eastAsiaTheme="minorEastAsia" w:cstheme="minorBidi"/>
              <w:i w:val="0"/>
              <w:iCs w:val="0"/>
              <w:noProof/>
              <w:sz w:val="24"/>
              <w:szCs w:val="24"/>
            </w:rPr>
          </w:pPr>
          <w:hyperlink w:anchor="_Toc509312649" w:history="1">
            <w:r w:rsidRPr="00A00A2E">
              <w:rPr>
                <w:rStyle w:val="Hyperlink"/>
                <w:noProof/>
              </w:rPr>
              <w:t>4.1.2 Swipe Controls</w:t>
            </w:r>
            <w:r>
              <w:rPr>
                <w:noProof/>
                <w:webHidden/>
              </w:rPr>
              <w:tab/>
            </w:r>
            <w:r>
              <w:rPr>
                <w:noProof/>
                <w:webHidden/>
              </w:rPr>
              <w:fldChar w:fldCharType="begin"/>
            </w:r>
            <w:r>
              <w:rPr>
                <w:noProof/>
                <w:webHidden/>
              </w:rPr>
              <w:instrText xml:space="preserve"> PAGEREF _Toc509312649 \h </w:instrText>
            </w:r>
            <w:r>
              <w:rPr>
                <w:noProof/>
                <w:webHidden/>
              </w:rPr>
            </w:r>
            <w:r>
              <w:rPr>
                <w:noProof/>
                <w:webHidden/>
              </w:rPr>
              <w:fldChar w:fldCharType="separate"/>
            </w:r>
            <w:r>
              <w:rPr>
                <w:noProof/>
                <w:webHidden/>
              </w:rPr>
              <w:t>29</w:t>
            </w:r>
            <w:r>
              <w:rPr>
                <w:noProof/>
                <w:webHidden/>
              </w:rPr>
              <w:fldChar w:fldCharType="end"/>
            </w:r>
          </w:hyperlink>
        </w:p>
        <w:p w14:paraId="0EA64665" w14:textId="6BB538C8" w:rsidR="00CD46D2" w:rsidRDefault="00CD46D2">
          <w:pPr>
            <w:pStyle w:val="TOC3"/>
            <w:tabs>
              <w:tab w:val="right" w:leader="dot" w:pos="9010"/>
            </w:tabs>
            <w:rPr>
              <w:rFonts w:eastAsiaTheme="minorEastAsia" w:cstheme="minorBidi"/>
              <w:i w:val="0"/>
              <w:iCs w:val="0"/>
              <w:noProof/>
              <w:sz w:val="24"/>
              <w:szCs w:val="24"/>
            </w:rPr>
          </w:pPr>
          <w:hyperlink w:anchor="_Toc509312650" w:history="1">
            <w:r w:rsidRPr="00A00A2E">
              <w:rPr>
                <w:rStyle w:val="Hyperlink"/>
                <w:noProof/>
                <w:highlight w:val="red"/>
                <w:lang w:eastAsia="en-US"/>
              </w:rPr>
              <w:t>4.1.3 Post-Processing Stack</w:t>
            </w:r>
            <w:r>
              <w:rPr>
                <w:noProof/>
                <w:webHidden/>
              </w:rPr>
              <w:tab/>
            </w:r>
            <w:r>
              <w:rPr>
                <w:noProof/>
                <w:webHidden/>
              </w:rPr>
              <w:fldChar w:fldCharType="begin"/>
            </w:r>
            <w:r>
              <w:rPr>
                <w:noProof/>
                <w:webHidden/>
              </w:rPr>
              <w:instrText xml:space="preserve"> PAGEREF _Toc509312650 \h </w:instrText>
            </w:r>
            <w:r>
              <w:rPr>
                <w:noProof/>
                <w:webHidden/>
              </w:rPr>
            </w:r>
            <w:r>
              <w:rPr>
                <w:noProof/>
                <w:webHidden/>
              </w:rPr>
              <w:fldChar w:fldCharType="separate"/>
            </w:r>
            <w:r>
              <w:rPr>
                <w:noProof/>
                <w:webHidden/>
              </w:rPr>
              <w:t>31</w:t>
            </w:r>
            <w:r>
              <w:rPr>
                <w:noProof/>
                <w:webHidden/>
              </w:rPr>
              <w:fldChar w:fldCharType="end"/>
            </w:r>
          </w:hyperlink>
        </w:p>
        <w:p w14:paraId="1BE75793" w14:textId="6640DFB8" w:rsidR="00CD46D2" w:rsidRDefault="00CD46D2">
          <w:pPr>
            <w:pStyle w:val="TOC3"/>
            <w:tabs>
              <w:tab w:val="right" w:leader="dot" w:pos="9010"/>
            </w:tabs>
            <w:rPr>
              <w:rFonts w:eastAsiaTheme="minorEastAsia" w:cstheme="minorBidi"/>
              <w:i w:val="0"/>
              <w:iCs w:val="0"/>
              <w:noProof/>
              <w:sz w:val="24"/>
              <w:szCs w:val="24"/>
            </w:rPr>
          </w:pPr>
          <w:hyperlink w:anchor="_Toc509312651" w:history="1">
            <w:r w:rsidRPr="00A00A2E">
              <w:rPr>
                <w:rStyle w:val="Hyperlink"/>
                <w:noProof/>
              </w:rPr>
              <w:t>4.1.4 The problem of tunnelling</w:t>
            </w:r>
            <w:r>
              <w:rPr>
                <w:noProof/>
                <w:webHidden/>
              </w:rPr>
              <w:tab/>
            </w:r>
            <w:r>
              <w:rPr>
                <w:noProof/>
                <w:webHidden/>
              </w:rPr>
              <w:fldChar w:fldCharType="begin"/>
            </w:r>
            <w:r>
              <w:rPr>
                <w:noProof/>
                <w:webHidden/>
              </w:rPr>
              <w:instrText xml:space="preserve"> PAGEREF _Toc509312651 \h </w:instrText>
            </w:r>
            <w:r>
              <w:rPr>
                <w:noProof/>
                <w:webHidden/>
              </w:rPr>
            </w:r>
            <w:r>
              <w:rPr>
                <w:noProof/>
                <w:webHidden/>
              </w:rPr>
              <w:fldChar w:fldCharType="separate"/>
            </w:r>
            <w:r>
              <w:rPr>
                <w:noProof/>
                <w:webHidden/>
              </w:rPr>
              <w:t>32</w:t>
            </w:r>
            <w:r>
              <w:rPr>
                <w:noProof/>
                <w:webHidden/>
              </w:rPr>
              <w:fldChar w:fldCharType="end"/>
            </w:r>
          </w:hyperlink>
        </w:p>
        <w:p w14:paraId="151775CD" w14:textId="6C6D4504" w:rsidR="00CD46D2" w:rsidRDefault="00CD46D2">
          <w:pPr>
            <w:pStyle w:val="TOC2"/>
            <w:tabs>
              <w:tab w:val="right" w:leader="dot" w:pos="9010"/>
            </w:tabs>
            <w:rPr>
              <w:rFonts w:eastAsiaTheme="minorEastAsia" w:cstheme="minorBidi"/>
              <w:smallCaps w:val="0"/>
              <w:noProof/>
              <w:sz w:val="24"/>
              <w:szCs w:val="24"/>
            </w:rPr>
          </w:pPr>
          <w:hyperlink w:anchor="_Toc509312652" w:history="1">
            <w:r w:rsidRPr="00A00A2E">
              <w:rPr>
                <w:rStyle w:val="Hyperlink"/>
                <w:noProof/>
                <w:highlight w:val="red"/>
              </w:rPr>
              <w:t>4.2 Security Testing</w:t>
            </w:r>
            <w:r>
              <w:rPr>
                <w:noProof/>
                <w:webHidden/>
              </w:rPr>
              <w:tab/>
            </w:r>
            <w:r>
              <w:rPr>
                <w:noProof/>
                <w:webHidden/>
              </w:rPr>
              <w:fldChar w:fldCharType="begin"/>
            </w:r>
            <w:r>
              <w:rPr>
                <w:noProof/>
                <w:webHidden/>
              </w:rPr>
              <w:instrText xml:space="preserve"> PAGEREF _Toc509312652 \h </w:instrText>
            </w:r>
            <w:r>
              <w:rPr>
                <w:noProof/>
                <w:webHidden/>
              </w:rPr>
            </w:r>
            <w:r>
              <w:rPr>
                <w:noProof/>
                <w:webHidden/>
              </w:rPr>
              <w:fldChar w:fldCharType="separate"/>
            </w:r>
            <w:r>
              <w:rPr>
                <w:noProof/>
                <w:webHidden/>
              </w:rPr>
              <w:t>33</w:t>
            </w:r>
            <w:r>
              <w:rPr>
                <w:noProof/>
                <w:webHidden/>
              </w:rPr>
              <w:fldChar w:fldCharType="end"/>
            </w:r>
          </w:hyperlink>
        </w:p>
        <w:p w14:paraId="400EF351" w14:textId="3233271D" w:rsidR="00CD46D2" w:rsidRDefault="00CD46D2">
          <w:pPr>
            <w:pStyle w:val="TOC1"/>
            <w:rPr>
              <w:rFonts w:eastAsiaTheme="minorEastAsia" w:cstheme="minorBidi"/>
              <w:b w:val="0"/>
              <w:bCs w:val="0"/>
              <w:caps w:val="0"/>
              <w:noProof/>
              <w:sz w:val="24"/>
              <w:szCs w:val="24"/>
            </w:rPr>
          </w:pPr>
          <w:hyperlink w:anchor="_Toc509312653" w:history="1">
            <w:r w:rsidRPr="00A00A2E">
              <w:rPr>
                <w:rStyle w:val="Hyperlink"/>
                <w:noProof/>
                <w:highlight w:val="red"/>
              </w:rPr>
              <w:t>5 Evaluation</w:t>
            </w:r>
            <w:r>
              <w:rPr>
                <w:noProof/>
                <w:webHidden/>
              </w:rPr>
              <w:tab/>
            </w:r>
            <w:r>
              <w:rPr>
                <w:noProof/>
                <w:webHidden/>
              </w:rPr>
              <w:fldChar w:fldCharType="begin"/>
            </w:r>
            <w:r>
              <w:rPr>
                <w:noProof/>
                <w:webHidden/>
              </w:rPr>
              <w:instrText xml:space="preserve"> PAGEREF _Toc509312653 \h </w:instrText>
            </w:r>
            <w:r>
              <w:rPr>
                <w:noProof/>
                <w:webHidden/>
              </w:rPr>
            </w:r>
            <w:r>
              <w:rPr>
                <w:noProof/>
                <w:webHidden/>
              </w:rPr>
              <w:fldChar w:fldCharType="separate"/>
            </w:r>
            <w:r>
              <w:rPr>
                <w:noProof/>
                <w:webHidden/>
              </w:rPr>
              <w:t>34</w:t>
            </w:r>
            <w:r>
              <w:rPr>
                <w:noProof/>
                <w:webHidden/>
              </w:rPr>
              <w:fldChar w:fldCharType="end"/>
            </w:r>
          </w:hyperlink>
        </w:p>
        <w:p w14:paraId="18994CF6" w14:textId="0356D149" w:rsidR="00CD46D2" w:rsidRDefault="00CD46D2">
          <w:pPr>
            <w:pStyle w:val="TOC2"/>
            <w:tabs>
              <w:tab w:val="right" w:leader="dot" w:pos="9010"/>
            </w:tabs>
            <w:rPr>
              <w:rFonts w:eastAsiaTheme="minorEastAsia" w:cstheme="minorBidi"/>
              <w:smallCaps w:val="0"/>
              <w:noProof/>
              <w:sz w:val="24"/>
              <w:szCs w:val="24"/>
            </w:rPr>
          </w:pPr>
          <w:hyperlink w:anchor="_Toc509312654" w:history="1">
            <w:r w:rsidRPr="00A00A2E">
              <w:rPr>
                <w:rStyle w:val="Hyperlink"/>
                <w:noProof/>
              </w:rPr>
              <w:t>5.1 Survey</w:t>
            </w:r>
            <w:r>
              <w:rPr>
                <w:noProof/>
                <w:webHidden/>
              </w:rPr>
              <w:tab/>
            </w:r>
            <w:r>
              <w:rPr>
                <w:noProof/>
                <w:webHidden/>
              </w:rPr>
              <w:fldChar w:fldCharType="begin"/>
            </w:r>
            <w:r>
              <w:rPr>
                <w:noProof/>
                <w:webHidden/>
              </w:rPr>
              <w:instrText xml:space="preserve"> PAGEREF _Toc509312654 \h </w:instrText>
            </w:r>
            <w:r>
              <w:rPr>
                <w:noProof/>
                <w:webHidden/>
              </w:rPr>
            </w:r>
            <w:r>
              <w:rPr>
                <w:noProof/>
                <w:webHidden/>
              </w:rPr>
              <w:fldChar w:fldCharType="separate"/>
            </w:r>
            <w:r>
              <w:rPr>
                <w:noProof/>
                <w:webHidden/>
              </w:rPr>
              <w:t>34</w:t>
            </w:r>
            <w:r>
              <w:rPr>
                <w:noProof/>
                <w:webHidden/>
              </w:rPr>
              <w:fldChar w:fldCharType="end"/>
            </w:r>
          </w:hyperlink>
        </w:p>
        <w:p w14:paraId="4C2A275F" w14:textId="1316B90F" w:rsidR="00CD46D2" w:rsidRDefault="00CD46D2">
          <w:pPr>
            <w:pStyle w:val="TOC2"/>
            <w:tabs>
              <w:tab w:val="right" w:leader="dot" w:pos="9010"/>
            </w:tabs>
            <w:rPr>
              <w:rFonts w:eastAsiaTheme="minorEastAsia" w:cstheme="minorBidi"/>
              <w:smallCaps w:val="0"/>
              <w:noProof/>
              <w:sz w:val="24"/>
              <w:szCs w:val="24"/>
            </w:rPr>
          </w:pPr>
          <w:hyperlink w:anchor="_Toc509312655" w:history="1">
            <w:r w:rsidRPr="00A00A2E">
              <w:rPr>
                <w:rStyle w:val="Hyperlink"/>
                <w:noProof/>
              </w:rPr>
              <w:t>5.2 Any changes based on the survey</w:t>
            </w:r>
            <w:r>
              <w:rPr>
                <w:noProof/>
                <w:webHidden/>
              </w:rPr>
              <w:tab/>
            </w:r>
            <w:r>
              <w:rPr>
                <w:noProof/>
                <w:webHidden/>
              </w:rPr>
              <w:fldChar w:fldCharType="begin"/>
            </w:r>
            <w:r>
              <w:rPr>
                <w:noProof/>
                <w:webHidden/>
              </w:rPr>
              <w:instrText xml:space="preserve"> PAGEREF _Toc509312655 \h </w:instrText>
            </w:r>
            <w:r>
              <w:rPr>
                <w:noProof/>
                <w:webHidden/>
              </w:rPr>
            </w:r>
            <w:r>
              <w:rPr>
                <w:noProof/>
                <w:webHidden/>
              </w:rPr>
              <w:fldChar w:fldCharType="separate"/>
            </w:r>
            <w:r>
              <w:rPr>
                <w:noProof/>
                <w:webHidden/>
              </w:rPr>
              <w:t>34</w:t>
            </w:r>
            <w:r>
              <w:rPr>
                <w:noProof/>
                <w:webHidden/>
              </w:rPr>
              <w:fldChar w:fldCharType="end"/>
            </w:r>
          </w:hyperlink>
        </w:p>
        <w:p w14:paraId="08355596" w14:textId="110947B8" w:rsidR="00CD46D2" w:rsidRDefault="00CD46D2">
          <w:pPr>
            <w:pStyle w:val="TOC2"/>
            <w:tabs>
              <w:tab w:val="right" w:leader="dot" w:pos="9010"/>
            </w:tabs>
            <w:rPr>
              <w:rFonts w:eastAsiaTheme="minorEastAsia" w:cstheme="minorBidi"/>
              <w:smallCaps w:val="0"/>
              <w:noProof/>
              <w:sz w:val="24"/>
              <w:szCs w:val="24"/>
            </w:rPr>
          </w:pPr>
          <w:hyperlink w:anchor="_Toc509312656" w:history="1">
            <w:r w:rsidRPr="00A00A2E">
              <w:rPr>
                <w:rStyle w:val="Hyperlink"/>
                <w:noProof/>
              </w:rPr>
              <w:t>5.3 Critical Evaluation</w:t>
            </w:r>
            <w:r>
              <w:rPr>
                <w:noProof/>
                <w:webHidden/>
              </w:rPr>
              <w:tab/>
            </w:r>
            <w:r>
              <w:rPr>
                <w:noProof/>
                <w:webHidden/>
              </w:rPr>
              <w:fldChar w:fldCharType="begin"/>
            </w:r>
            <w:r>
              <w:rPr>
                <w:noProof/>
                <w:webHidden/>
              </w:rPr>
              <w:instrText xml:space="preserve"> PAGEREF _Toc509312656 \h </w:instrText>
            </w:r>
            <w:r>
              <w:rPr>
                <w:noProof/>
                <w:webHidden/>
              </w:rPr>
            </w:r>
            <w:r>
              <w:rPr>
                <w:noProof/>
                <w:webHidden/>
              </w:rPr>
              <w:fldChar w:fldCharType="separate"/>
            </w:r>
            <w:r>
              <w:rPr>
                <w:noProof/>
                <w:webHidden/>
              </w:rPr>
              <w:t>34</w:t>
            </w:r>
            <w:r>
              <w:rPr>
                <w:noProof/>
                <w:webHidden/>
              </w:rPr>
              <w:fldChar w:fldCharType="end"/>
            </w:r>
          </w:hyperlink>
        </w:p>
        <w:p w14:paraId="01210874" w14:textId="3A149DC2" w:rsidR="00CD46D2" w:rsidRDefault="00CD46D2">
          <w:pPr>
            <w:pStyle w:val="TOC2"/>
            <w:tabs>
              <w:tab w:val="right" w:leader="dot" w:pos="9010"/>
            </w:tabs>
            <w:rPr>
              <w:rFonts w:eastAsiaTheme="minorEastAsia" w:cstheme="minorBidi"/>
              <w:smallCaps w:val="0"/>
              <w:noProof/>
              <w:sz w:val="24"/>
              <w:szCs w:val="24"/>
            </w:rPr>
          </w:pPr>
          <w:hyperlink w:anchor="_Toc509312657" w:history="1">
            <w:r w:rsidRPr="00A00A2E">
              <w:rPr>
                <w:rStyle w:val="Hyperlink"/>
                <w:noProof/>
              </w:rPr>
              <w:t>5.4 Summary</w:t>
            </w:r>
            <w:r>
              <w:rPr>
                <w:noProof/>
                <w:webHidden/>
              </w:rPr>
              <w:tab/>
            </w:r>
            <w:r>
              <w:rPr>
                <w:noProof/>
                <w:webHidden/>
              </w:rPr>
              <w:fldChar w:fldCharType="begin"/>
            </w:r>
            <w:r>
              <w:rPr>
                <w:noProof/>
                <w:webHidden/>
              </w:rPr>
              <w:instrText xml:space="preserve"> PAGEREF _Toc509312657 \h </w:instrText>
            </w:r>
            <w:r>
              <w:rPr>
                <w:noProof/>
                <w:webHidden/>
              </w:rPr>
            </w:r>
            <w:r>
              <w:rPr>
                <w:noProof/>
                <w:webHidden/>
              </w:rPr>
              <w:fldChar w:fldCharType="separate"/>
            </w:r>
            <w:r>
              <w:rPr>
                <w:noProof/>
                <w:webHidden/>
              </w:rPr>
              <w:t>34</w:t>
            </w:r>
            <w:r>
              <w:rPr>
                <w:noProof/>
                <w:webHidden/>
              </w:rPr>
              <w:fldChar w:fldCharType="end"/>
            </w:r>
          </w:hyperlink>
        </w:p>
        <w:p w14:paraId="6B4DFD04" w14:textId="2BC5241C" w:rsidR="00CD46D2" w:rsidRDefault="00CD46D2">
          <w:pPr>
            <w:pStyle w:val="TOC1"/>
            <w:rPr>
              <w:rFonts w:eastAsiaTheme="minorEastAsia" w:cstheme="minorBidi"/>
              <w:b w:val="0"/>
              <w:bCs w:val="0"/>
              <w:caps w:val="0"/>
              <w:noProof/>
              <w:sz w:val="24"/>
              <w:szCs w:val="24"/>
            </w:rPr>
          </w:pPr>
          <w:hyperlink w:anchor="_Toc509312658" w:history="1">
            <w:r w:rsidRPr="00A00A2E">
              <w:rPr>
                <w:rStyle w:val="Hyperlink"/>
                <w:noProof/>
                <w:highlight w:val="red"/>
              </w:rPr>
              <w:t>6 Future work</w:t>
            </w:r>
            <w:r>
              <w:rPr>
                <w:noProof/>
                <w:webHidden/>
              </w:rPr>
              <w:tab/>
            </w:r>
            <w:r>
              <w:rPr>
                <w:noProof/>
                <w:webHidden/>
              </w:rPr>
              <w:fldChar w:fldCharType="begin"/>
            </w:r>
            <w:r>
              <w:rPr>
                <w:noProof/>
                <w:webHidden/>
              </w:rPr>
              <w:instrText xml:space="preserve"> PAGEREF _Toc509312658 \h </w:instrText>
            </w:r>
            <w:r>
              <w:rPr>
                <w:noProof/>
                <w:webHidden/>
              </w:rPr>
            </w:r>
            <w:r>
              <w:rPr>
                <w:noProof/>
                <w:webHidden/>
              </w:rPr>
              <w:fldChar w:fldCharType="separate"/>
            </w:r>
            <w:r>
              <w:rPr>
                <w:noProof/>
                <w:webHidden/>
              </w:rPr>
              <w:t>34</w:t>
            </w:r>
            <w:r>
              <w:rPr>
                <w:noProof/>
                <w:webHidden/>
              </w:rPr>
              <w:fldChar w:fldCharType="end"/>
            </w:r>
          </w:hyperlink>
        </w:p>
        <w:p w14:paraId="29F0691C" w14:textId="37F79971" w:rsidR="00CD46D2" w:rsidRDefault="00CD46D2">
          <w:pPr>
            <w:pStyle w:val="TOC2"/>
            <w:tabs>
              <w:tab w:val="right" w:leader="dot" w:pos="9010"/>
            </w:tabs>
            <w:rPr>
              <w:rFonts w:eastAsiaTheme="minorEastAsia" w:cstheme="minorBidi"/>
              <w:smallCaps w:val="0"/>
              <w:noProof/>
              <w:sz w:val="24"/>
              <w:szCs w:val="24"/>
            </w:rPr>
          </w:pPr>
          <w:hyperlink w:anchor="_Toc509312659" w:history="1">
            <w:r w:rsidRPr="00A00A2E">
              <w:rPr>
                <w:rStyle w:val="Hyperlink"/>
                <w:noProof/>
              </w:rPr>
              <w:t>Accessibility – Colour-blind mode</w:t>
            </w:r>
            <w:r>
              <w:rPr>
                <w:noProof/>
                <w:webHidden/>
              </w:rPr>
              <w:tab/>
            </w:r>
            <w:r>
              <w:rPr>
                <w:noProof/>
                <w:webHidden/>
              </w:rPr>
              <w:fldChar w:fldCharType="begin"/>
            </w:r>
            <w:r>
              <w:rPr>
                <w:noProof/>
                <w:webHidden/>
              </w:rPr>
              <w:instrText xml:space="preserve"> PAGEREF _Toc509312659 \h </w:instrText>
            </w:r>
            <w:r>
              <w:rPr>
                <w:noProof/>
                <w:webHidden/>
              </w:rPr>
            </w:r>
            <w:r>
              <w:rPr>
                <w:noProof/>
                <w:webHidden/>
              </w:rPr>
              <w:fldChar w:fldCharType="separate"/>
            </w:r>
            <w:r>
              <w:rPr>
                <w:noProof/>
                <w:webHidden/>
              </w:rPr>
              <w:t>34</w:t>
            </w:r>
            <w:r>
              <w:rPr>
                <w:noProof/>
                <w:webHidden/>
              </w:rPr>
              <w:fldChar w:fldCharType="end"/>
            </w:r>
          </w:hyperlink>
        </w:p>
        <w:p w14:paraId="06FD1059" w14:textId="2DA64F76" w:rsidR="00CD46D2" w:rsidRDefault="00CD46D2">
          <w:pPr>
            <w:pStyle w:val="TOC1"/>
            <w:rPr>
              <w:rFonts w:eastAsiaTheme="minorEastAsia" w:cstheme="minorBidi"/>
              <w:b w:val="0"/>
              <w:bCs w:val="0"/>
              <w:caps w:val="0"/>
              <w:noProof/>
              <w:sz w:val="24"/>
              <w:szCs w:val="24"/>
            </w:rPr>
          </w:pPr>
          <w:hyperlink w:anchor="_Toc509312660" w:history="1">
            <w:r w:rsidRPr="00A00A2E">
              <w:rPr>
                <w:rStyle w:val="Hyperlink"/>
                <w:noProof/>
                <w:highlight w:val="red"/>
              </w:rPr>
              <w:t>7 Bibliography</w:t>
            </w:r>
            <w:r>
              <w:rPr>
                <w:noProof/>
                <w:webHidden/>
              </w:rPr>
              <w:tab/>
            </w:r>
            <w:r>
              <w:rPr>
                <w:noProof/>
                <w:webHidden/>
              </w:rPr>
              <w:fldChar w:fldCharType="begin"/>
            </w:r>
            <w:r>
              <w:rPr>
                <w:noProof/>
                <w:webHidden/>
              </w:rPr>
              <w:instrText xml:space="preserve"> PAGEREF _Toc509312660 \h </w:instrText>
            </w:r>
            <w:r>
              <w:rPr>
                <w:noProof/>
                <w:webHidden/>
              </w:rPr>
            </w:r>
            <w:r>
              <w:rPr>
                <w:noProof/>
                <w:webHidden/>
              </w:rPr>
              <w:fldChar w:fldCharType="separate"/>
            </w:r>
            <w:r>
              <w:rPr>
                <w:noProof/>
                <w:webHidden/>
              </w:rPr>
              <w:t>34</w:t>
            </w:r>
            <w:r>
              <w:rPr>
                <w:noProof/>
                <w:webHidden/>
              </w:rPr>
              <w:fldChar w:fldCharType="end"/>
            </w:r>
          </w:hyperlink>
        </w:p>
        <w:p w14:paraId="3868A18D" w14:textId="0B6F101F" w:rsidR="00BC01F4" w:rsidRPr="00F67A4C" w:rsidRDefault="00AD5BE4" w:rsidP="00817913">
          <w:r w:rsidRPr="00F67A4C">
            <w:rPr>
              <w:b/>
              <w:bCs/>
              <w:caps/>
              <w:sz w:val="20"/>
              <w:szCs w:val="20"/>
            </w:rPr>
            <w:fldChar w:fldCharType="end"/>
          </w:r>
        </w:p>
      </w:sdtContent>
    </w:sdt>
    <w:p w14:paraId="210A713F" w14:textId="77777777" w:rsidR="00BC01F4" w:rsidRPr="00F67A4C" w:rsidRDefault="00BC01F4" w:rsidP="0069381C"/>
    <w:p w14:paraId="678C1B8B" w14:textId="73755A7A" w:rsidR="0043454E" w:rsidRDefault="0043454E" w:rsidP="0069381C"/>
    <w:p w14:paraId="781CF533" w14:textId="09F7A18A" w:rsidR="00844E7B" w:rsidRDefault="00844E7B" w:rsidP="0069381C"/>
    <w:p w14:paraId="7BFCCFEB" w14:textId="5C46022B" w:rsidR="00844E7B" w:rsidRDefault="00844E7B" w:rsidP="0069381C"/>
    <w:p w14:paraId="04CE15F3" w14:textId="6E75948D" w:rsidR="00844E7B" w:rsidRDefault="00844E7B" w:rsidP="0069381C"/>
    <w:p w14:paraId="0A9261AA" w14:textId="7BDABF4E" w:rsidR="006405AF" w:rsidRDefault="006405AF" w:rsidP="0069381C"/>
    <w:p w14:paraId="0F2C5586" w14:textId="1B9C85C3" w:rsidR="00844E7B" w:rsidRDefault="00844E7B" w:rsidP="0069381C"/>
    <w:p w14:paraId="3CC02C8A" w14:textId="77777777" w:rsidR="00844E7B" w:rsidRPr="00F67A4C" w:rsidRDefault="00844E7B" w:rsidP="0069381C"/>
    <w:p w14:paraId="68BFFBB3" w14:textId="34FCD7E0" w:rsidR="00F81D25" w:rsidRPr="00FF616A" w:rsidRDefault="007D3B5A" w:rsidP="00FF616A">
      <w:pPr>
        <w:pStyle w:val="Heading1"/>
      </w:pPr>
      <w:bookmarkStart w:id="0" w:name="_Toc509312600"/>
      <w:r w:rsidRPr="00FF616A">
        <w:lastRenderedPageBreak/>
        <w:t>1</w:t>
      </w:r>
      <w:r w:rsidR="006801BB" w:rsidRPr="00FF616A">
        <w:t xml:space="preserve"> </w:t>
      </w:r>
      <w:r w:rsidR="00BC01F4" w:rsidRPr="00FF616A">
        <w:t>Introduction</w:t>
      </w:r>
      <w:bookmarkEnd w:id="0"/>
    </w:p>
    <w:p w14:paraId="1F536C96" w14:textId="7CCF7979" w:rsidR="002A10F8" w:rsidRDefault="0011260D" w:rsidP="002A10F8">
      <w:r w:rsidRPr="00F67A4C">
        <w:t xml:space="preserve">This report will discuss the whole </w:t>
      </w:r>
      <w:r w:rsidR="003B446C">
        <w:t>creation</w:t>
      </w:r>
      <w:r w:rsidR="00BD4766">
        <w:t xml:space="preserve"> process of the “</w:t>
      </w:r>
      <w:r w:rsidR="00625D33">
        <w:t>Fish</w:t>
      </w:r>
      <w:r w:rsidR="00BB1D1A">
        <w:t xml:space="preserve"> o</w:t>
      </w:r>
      <w:r w:rsidR="00625D33">
        <w:t>n the Run”</w:t>
      </w:r>
      <w:r w:rsidR="00BB1D1A">
        <w:t xml:space="preserve"> – </w:t>
      </w:r>
      <w:r w:rsidR="0031143F">
        <w:t xml:space="preserve"> Gaming App</w:t>
      </w:r>
      <w:r w:rsidRPr="00F67A4C">
        <w:t>.</w:t>
      </w:r>
    </w:p>
    <w:p w14:paraId="2C76E31D" w14:textId="77777777" w:rsidR="008026FB" w:rsidRDefault="008026FB" w:rsidP="002A10F8"/>
    <w:p w14:paraId="5E79785A" w14:textId="08BE2F93" w:rsidR="002A10F8" w:rsidRDefault="007D3B5A" w:rsidP="002A10F8">
      <w:bookmarkStart w:id="1" w:name="_Toc509312601"/>
      <w:r>
        <w:rPr>
          <w:rStyle w:val="Heading2Char"/>
        </w:rPr>
        <w:t>1.1</w:t>
      </w:r>
      <w:r w:rsidR="002A10F8" w:rsidRPr="0024756F">
        <w:rPr>
          <w:rStyle w:val="Heading2Char"/>
        </w:rPr>
        <w:t xml:space="preserve"> Motivation</w:t>
      </w:r>
      <w:bookmarkEnd w:id="1"/>
      <w:r w:rsidR="002A10F8">
        <w:t xml:space="preserve"> </w:t>
      </w:r>
      <w:r w:rsidR="002A10F8" w:rsidRPr="0024756F">
        <w:rPr>
          <w:color w:val="FF0000"/>
        </w:rPr>
        <w:t xml:space="preserve">and describe why are you creating this game, who is your target stakeholders, why? You also </w:t>
      </w:r>
    </w:p>
    <w:p w14:paraId="750B07EF" w14:textId="57C12360" w:rsidR="002A10F8" w:rsidRDefault="002E7ECD" w:rsidP="00737E08">
      <w:r>
        <w:t>Game development inspires me</w:t>
      </w:r>
      <w:r w:rsidR="006622A1" w:rsidRPr="002E7ECD">
        <w:t xml:space="preserve"> </w:t>
      </w:r>
      <w:r w:rsidR="00F845DF" w:rsidRPr="002E7ECD">
        <w:t xml:space="preserve">because it gives me the opportunity to express myself and to be </w:t>
      </w:r>
      <w:r w:rsidR="008D06A0" w:rsidRPr="002E7ECD">
        <w:t xml:space="preserve">innovative </w:t>
      </w:r>
      <w:r w:rsidR="00F845DF" w:rsidRPr="002E7ECD">
        <w:t xml:space="preserve">while creating virtual worlds. </w:t>
      </w:r>
      <w:r w:rsidR="001117C3" w:rsidRPr="002E7ECD">
        <w:t xml:space="preserve">As most teenagers </w:t>
      </w:r>
      <w:r w:rsidR="008D06A0" w:rsidRPr="002E7ECD">
        <w:t>of today</w:t>
      </w:r>
      <w:r>
        <w:t>,</w:t>
      </w:r>
      <w:r w:rsidR="008D06A0" w:rsidRPr="002E7ECD">
        <w:t xml:space="preserve"> </w:t>
      </w:r>
      <w:r w:rsidR="001117C3" w:rsidRPr="002E7ECD">
        <w:t>I’</w:t>
      </w:r>
      <w:r w:rsidR="008D06A0" w:rsidRPr="002E7ECD">
        <w:t xml:space="preserve">ve been playing computer games </w:t>
      </w:r>
      <w:r w:rsidR="001117C3" w:rsidRPr="002E7ECD">
        <w:t xml:space="preserve">since my early childhood. My </w:t>
      </w:r>
      <w:r w:rsidR="00675C2E" w:rsidRPr="002E7ECD">
        <w:t xml:space="preserve">desire to create my own game has greatly </w:t>
      </w:r>
      <w:r w:rsidR="00E6580C" w:rsidRPr="002E7ECD">
        <w:t>increased</w:t>
      </w:r>
      <w:r w:rsidR="00675C2E" w:rsidRPr="002E7ECD">
        <w:t xml:space="preserve"> after taking the first steps</w:t>
      </w:r>
      <w:r w:rsidR="008D06A0" w:rsidRPr="002E7ECD">
        <w:t xml:space="preserve"> in the game development after taking </w:t>
      </w:r>
      <w:r w:rsidR="001117C3" w:rsidRPr="002E7ECD">
        <w:t xml:space="preserve">Aberystwyth University’s </w:t>
      </w:r>
      <w:r w:rsidR="00EC60B0" w:rsidRPr="002E7ECD">
        <w:t>“Computer</w:t>
      </w:r>
      <w:r w:rsidR="001117C3" w:rsidRPr="002E7ECD">
        <w:t xml:space="preserve"> Graphics and Games</w:t>
      </w:r>
      <w:r w:rsidR="00EC60B0" w:rsidRPr="002E7ECD">
        <w:t>”</w:t>
      </w:r>
      <w:r w:rsidR="008D06A0" w:rsidRPr="002E7ECD">
        <w:t xml:space="preserve"> module.</w:t>
      </w:r>
      <w:r w:rsidR="001117C3" w:rsidRPr="002E7ECD">
        <w:t xml:space="preserve"> </w:t>
      </w:r>
      <w:r w:rsidR="008D06A0" w:rsidRPr="002E7ECD">
        <w:t>In this module</w:t>
      </w:r>
      <w:r>
        <w:t>,</w:t>
      </w:r>
      <w:r w:rsidR="001117C3" w:rsidRPr="002E7ECD">
        <w:t xml:space="preserve"> I obtained basic theoretical </w:t>
      </w:r>
      <w:r w:rsidR="008D06A0" w:rsidRPr="002E7ECD">
        <w:t xml:space="preserve">and practical knowledge of how </w:t>
      </w:r>
      <w:r w:rsidR="001117C3" w:rsidRPr="002E7ECD">
        <w:t xml:space="preserve">real games </w:t>
      </w:r>
      <w:r w:rsidR="00E6580C" w:rsidRPr="002E7ECD">
        <w:t xml:space="preserve">are </w:t>
      </w:r>
      <w:r w:rsidR="00ED37DA" w:rsidRPr="002E7ECD">
        <w:t xml:space="preserve">made and how </w:t>
      </w:r>
      <w:r w:rsidR="008D06A0" w:rsidRPr="002E7ECD">
        <w:t>they operate</w:t>
      </w:r>
      <w:r w:rsidR="001117C3" w:rsidRPr="002E7ECD">
        <w:t xml:space="preserve">. This is why I </w:t>
      </w:r>
      <w:r w:rsidR="008D06A0" w:rsidRPr="002E7ECD">
        <w:t xml:space="preserve">have </w:t>
      </w:r>
      <w:r w:rsidR="001117C3" w:rsidRPr="002E7ECD">
        <w:t xml:space="preserve">decided to </w:t>
      </w:r>
      <w:r w:rsidR="00CF0D76" w:rsidRPr="002E7ECD">
        <w:t>extend</w:t>
      </w:r>
      <w:r w:rsidR="001117C3" w:rsidRPr="002E7ECD">
        <w:t xml:space="preserve"> my knowledge </w:t>
      </w:r>
      <w:r w:rsidR="008D06A0" w:rsidRPr="002E7ECD">
        <w:t xml:space="preserve">in this subject matter </w:t>
      </w:r>
      <w:r w:rsidR="001117C3" w:rsidRPr="002E7ECD">
        <w:t xml:space="preserve">and to </w:t>
      </w:r>
      <w:r w:rsidR="00CF0D76" w:rsidRPr="002E7ECD">
        <w:t>develop and document</w:t>
      </w:r>
      <w:r w:rsidR="001117C3" w:rsidRPr="002E7ECD">
        <w:t xml:space="preserve"> a </w:t>
      </w:r>
      <w:r w:rsidR="00213050" w:rsidRPr="002E7ECD">
        <w:t xml:space="preserve">non-commercial </w:t>
      </w:r>
      <w:r w:rsidR="00FD2D49" w:rsidRPr="002E7ECD">
        <w:t>game with commercial-use quality</w:t>
      </w:r>
      <w:r w:rsidR="00CF0D76" w:rsidRPr="002E7ECD">
        <w:t xml:space="preserve"> as </w:t>
      </w:r>
      <w:r w:rsidR="008D06A0" w:rsidRPr="002E7ECD">
        <w:t>my dissertation.</w:t>
      </w:r>
    </w:p>
    <w:p w14:paraId="346C2060" w14:textId="77777777" w:rsidR="00B62A56" w:rsidRDefault="00B62A56" w:rsidP="00B62A56"/>
    <w:p w14:paraId="433C439A" w14:textId="7808E467" w:rsidR="002A10F8" w:rsidRPr="0024756F" w:rsidRDefault="007D3B5A" w:rsidP="002A10F8">
      <w:pPr>
        <w:rPr>
          <w:color w:val="FF0000"/>
        </w:rPr>
      </w:pPr>
      <w:bookmarkStart w:id="2" w:name="_Toc509312602"/>
      <w:r>
        <w:rPr>
          <w:rStyle w:val="Heading2Char"/>
        </w:rPr>
        <w:t>1.2</w:t>
      </w:r>
      <w:r w:rsidR="002A10F8" w:rsidRPr="0024756F">
        <w:rPr>
          <w:rStyle w:val="Heading2Char"/>
        </w:rPr>
        <w:t xml:space="preserve"> Background</w:t>
      </w:r>
      <w:bookmarkEnd w:id="2"/>
      <w:r w:rsidR="002A10F8" w:rsidRPr="0024756F">
        <w:rPr>
          <w:color w:val="FF0000"/>
        </w:rPr>
        <w:t xml:space="preserve">: How many fish games are out there? Why yours is difference? What are novel the contributions of your game design? </w:t>
      </w:r>
    </w:p>
    <w:p w14:paraId="6CC338C6" w14:textId="59B09822" w:rsidR="005F6A8A" w:rsidRDefault="005F6A8A" w:rsidP="00B62A56">
      <w:r>
        <w:t xml:space="preserve">The idea for the plot of the game is a collaboration of the project supervisor’s fishing game </w:t>
      </w:r>
      <w:r w:rsidR="00375C82">
        <w:t>project suggestion</w:t>
      </w:r>
      <w:r>
        <w:t xml:space="preserve"> and </w:t>
      </w:r>
      <w:r w:rsidR="003568BD">
        <w:t>my wish</w:t>
      </w:r>
      <w:r>
        <w:t xml:space="preserve"> to </w:t>
      </w:r>
      <w:r w:rsidR="003568BD">
        <w:t>develop</w:t>
      </w:r>
      <w:r>
        <w:t xml:space="preserve"> a game similar to the other popular endless world games such as Temple Run and Subway Surfers.</w:t>
      </w:r>
    </w:p>
    <w:p w14:paraId="45F35895" w14:textId="4C3AF28F" w:rsidR="00B62A56" w:rsidRDefault="00B62A56" w:rsidP="00B62A56">
      <w:r>
        <w:t>Looking through the App Store (iOS) and Google Play Store (Android) I have found a variety of fishing game</w:t>
      </w:r>
      <w:r w:rsidR="00526303">
        <w:t>s</w:t>
      </w:r>
      <w:r>
        <w:t xml:space="preserve"> but n</w:t>
      </w:r>
      <w:r w:rsidR="00785BEA">
        <w:t xml:space="preserve">one </w:t>
      </w:r>
      <w:r>
        <w:t xml:space="preserve">of them </w:t>
      </w:r>
      <w:r w:rsidR="002E7ECD">
        <w:t>was</w:t>
      </w:r>
      <w:r>
        <w:t xml:space="preserve"> similar to </w:t>
      </w:r>
      <w:r w:rsidR="00AA57FE">
        <w:t>“Fish on the Run”</w:t>
      </w:r>
      <w:r>
        <w:t xml:space="preserve">. What makes this game </w:t>
      </w:r>
      <w:r w:rsidR="00785BEA">
        <w:t xml:space="preserve">unique </w:t>
      </w:r>
      <w:r w:rsidR="002E0B72">
        <w:t>from the</w:t>
      </w:r>
      <w:r w:rsidR="00375C82">
        <w:t xml:space="preserve"> others </w:t>
      </w:r>
      <w:r>
        <w:t xml:space="preserve">is the way the main character is swimming forward in an endless-world. </w:t>
      </w:r>
      <w:r w:rsidR="00785BEA" w:rsidRPr="00785BEA">
        <w:rPr>
          <w:highlight w:val="yellow"/>
        </w:rPr>
        <w:t>Educative….novel contribution</w:t>
      </w:r>
    </w:p>
    <w:p w14:paraId="79FA3472" w14:textId="77777777" w:rsidR="002A10F8" w:rsidRDefault="002A10F8" w:rsidP="002A10F8"/>
    <w:p w14:paraId="211BED33" w14:textId="18A3CF0B" w:rsidR="00F4194F" w:rsidRDefault="002A10F8" w:rsidP="00F4194F">
      <w:pPr>
        <w:rPr>
          <w:color w:val="FF0000"/>
        </w:rPr>
      </w:pPr>
      <w:bookmarkStart w:id="3" w:name="_Toc509312603"/>
      <w:r w:rsidRPr="0024756F">
        <w:rPr>
          <w:rStyle w:val="Heading2Char"/>
        </w:rPr>
        <w:t>1.3 Game Description</w:t>
      </w:r>
      <w:bookmarkEnd w:id="3"/>
      <w:r>
        <w:t xml:space="preserve"> </w:t>
      </w:r>
      <w:r w:rsidRPr="0024756F">
        <w:rPr>
          <w:color w:val="FF0000"/>
        </w:rPr>
        <w:t>or Plot: describe the game there (so far what you have written in the introduction fits here).</w:t>
      </w:r>
    </w:p>
    <w:p w14:paraId="6084E34C" w14:textId="7A7C35FB" w:rsidR="009A2950" w:rsidRPr="009A2950" w:rsidRDefault="009A2950" w:rsidP="00F4194F">
      <w:r w:rsidRPr="00785BEA">
        <w:rPr>
          <w:highlight w:val="yellow"/>
        </w:rPr>
        <w:t xml:space="preserve">The game brings satisfaction to its players </w:t>
      </w:r>
      <w:r w:rsidR="00785BEA" w:rsidRPr="00785BEA">
        <w:rPr>
          <w:highlight w:val="yellow"/>
        </w:rPr>
        <w:t>by</w:t>
      </w:r>
      <w:r w:rsidR="009442B9" w:rsidRPr="00785BEA">
        <w:rPr>
          <w:highlight w:val="yellow"/>
        </w:rPr>
        <w:t xml:space="preserve"> implementing</w:t>
      </w:r>
      <w:r w:rsidRPr="00785BEA">
        <w:rPr>
          <w:highlight w:val="yellow"/>
        </w:rPr>
        <w:t xml:space="preserve"> the idea that the education and fun can be symbiotic. </w:t>
      </w:r>
      <w:r w:rsidR="00785BEA" w:rsidRPr="00785BEA">
        <w:rPr>
          <w:highlight w:val="yellow"/>
        </w:rPr>
        <w:t>“Fish on the R</w:t>
      </w:r>
      <w:r w:rsidR="00DC2E2C" w:rsidRPr="00785BEA">
        <w:rPr>
          <w:highlight w:val="yellow"/>
        </w:rPr>
        <w:t>un” has</w:t>
      </w:r>
      <w:r w:rsidRPr="00785BEA">
        <w:rPr>
          <w:highlight w:val="yellow"/>
        </w:rPr>
        <w:t xml:space="preserve"> a competitive nature since the players are competing against each other w</w:t>
      </w:r>
      <w:r w:rsidR="00865529">
        <w:rPr>
          <w:highlight w:val="yellow"/>
        </w:rPr>
        <w:t>hile</w:t>
      </w:r>
      <w:r w:rsidRPr="00785BEA">
        <w:rPr>
          <w:highlight w:val="yellow"/>
        </w:rPr>
        <w:t xml:space="preserve"> trying to achieve the highest possible </w:t>
      </w:r>
      <w:r w:rsidR="001E501A" w:rsidRPr="00785BEA">
        <w:rPr>
          <w:highlight w:val="yellow"/>
        </w:rPr>
        <w:t>score but</w:t>
      </w:r>
      <w:r w:rsidR="00975B6F" w:rsidRPr="00785BEA">
        <w:rPr>
          <w:highlight w:val="yellow"/>
        </w:rPr>
        <w:t xml:space="preserve"> is also an</w:t>
      </w:r>
      <w:r w:rsidRPr="00785BEA">
        <w:rPr>
          <w:highlight w:val="yellow"/>
        </w:rPr>
        <w:t xml:space="preserve"> educational</w:t>
      </w:r>
      <w:r w:rsidR="00975B6F" w:rsidRPr="00785BEA">
        <w:rPr>
          <w:highlight w:val="yellow"/>
        </w:rPr>
        <w:t xml:space="preserve"> game</w:t>
      </w:r>
      <w:r w:rsidRPr="00785BEA">
        <w:rPr>
          <w:highlight w:val="yellow"/>
        </w:rPr>
        <w:t xml:space="preserve"> si</w:t>
      </w:r>
      <w:r w:rsidR="00865529">
        <w:rPr>
          <w:highlight w:val="yellow"/>
        </w:rPr>
        <w:t xml:space="preserve">nce the players learn about </w:t>
      </w:r>
      <w:r w:rsidR="00785BEA" w:rsidRPr="00785BEA">
        <w:rPr>
          <w:highlight w:val="yellow"/>
        </w:rPr>
        <w:t>marine life</w:t>
      </w:r>
      <w:r w:rsidRPr="00785BEA">
        <w:rPr>
          <w:highlight w:val="yellow"/>
        </w:rPr>
        <w:t xml:space="preserve"> and</w:t>
      </w:r>
      <w:r w:rsidR="00785BEA" w:rsidRPr="00785BEA">
        <w:rPr>
          <w:highlight w:val="yellow"/>
        </w:rPr>
        <w:t xml:space="preserve"> the</w:t>
      </w:r>
      <w:r w:rsidRPr="00785BEA">
        <w:rPr>
          <w:highlight w:val="yellow"/>
        </w:rPr>
        <w:t xml:space="preserve"> environment while playing.</w:t>
      </w:r>
    </w:p>
    <w:p w14:paraId="47677F77" w14:textId="1AA6B6B6" w:rsidR="00F4194F" w:rsidRDefault="00F4194F" w:rsidP="00F4194F">
      <w:r w:rsidRPr="00F67A4C">
        <w:t xml:space="preserve">The game is based on a fish that swims upstream </w:t>
      </w:r>
      <w:r>
        <w:t>in a</w:t>
      </w:r>
      <w:r w:rsidRPr="00F67A4C">
        <w:t xml:space="preserve"> river. </w:t>
      </w:r>
      <w:r w:rsidRPr="004840F0">
        <w:rPr>
          <w:color w:val="FF0000"/>
        </w:rPr>
        <w:t>The track is randomly generated using predefined prefabs</w:t>
      </w:r>
      <w:r w:rsidRPr="004840F0">
        <w:rPr>
          <w:rStyle w:val="FootnoteReference"/>
          <w:color w:val="FF0000"/>
        </w:rPr>
        <w:footnoteReference w:id="1"/>
      </w:r>
      <w:r w:rsidRPr="004840F0">
        <w:rPr>
          <w:color w:val="FF0000"/>
        </w:rPr>
        <w:t xml:space="preserve">. </w:t>
      </w:r>
      <w:r w:rsidRPr="00F67A4C">
        <w:t>While swim</w:t>
      </w:r>
      <w:r>
        <w:t>ming</w:t>
      </w:r>
      <w:r w:rsidRPr="00F67A4C">
        <w:t xml:space="preserve"> the fish needs to avoid floating objects such as </w:t>
      </w:r>
      <w:r w:rsidRPr="00F67A4C">
        <w:lastRenderedPageBreak/>
        <w:t xml:space="preserve">other fish, poisonous ivy, </w:t>
      </w:r>
      <w:r w:rsidR="00785BEA">
        <w:t xml:space="preserve">and other </w:t>
      </w:r>
      <w:ins w:id="4" w:author="Microsoft Office User" w:date="2018-03-18T21:04:00Z">
        <w:r w:rsidR="00865529">
          <w:t>obstacles</w:t>
        </w:r>
      </w:ins>
      <w:del w:id="5" w:author="Microsoft Office User" w:date="2018-03-18T21:04:00Z">
        <w:r w:rsidR="00785BEA" w:rsidDel="00865529">
          <w:delText>obstacles</w:delText>
        </w:r>
      </w:del>
      <w:r w:rsidRPr="00F67A4C">
        <w:t xml:space="preserve">. </w:t>
      </w:r>
      <w:r>
        <w:t>The fish will lose</w:t>
      </w:r>
      <w:r w:rsidRPr="00F67A4C">
        <w:t xml:space="preserve"> energy every second </w:t>
      </w:r>
      <w:del w:id="6" w:author="Microsoft Office User" w:date="2018-03-18T21:04:00Z">
        <w:r w:rsidRPr="00F67A4C" w:rsidDel="00865529">
          <w:delText xml:space="preserve">and </w:delText>
        </w:r>
      </w:del>
      <w:r w:rsidR="00785BEA">
        <w:t>it swims</w:t>
      </w:r>
      <w:r w:rsidRPr="00F67A4C">
        <w:t>. To gain energy</w:t>
      </w:r>
      <w:del w:id="7" w:author="Microsoft Office User" w:date="2018-03-18T21:05:00Z">
        <w:r w:rsidRPr="00F67A4C" w:rsidDel="00865529">
          <w:delText>,</w:delText>
        </w:r>
      </w:del>
      <w:r w:rsidRPr="00F67A4C">
        <w:t xml:space="preserve"> the fish can prey on smaller fish or zooplanktons or rest behind large sedimentary rocks. For each fish size</w:t>
      </w:r>
      <w:r w:rsidR="00750D33">
        <w:t>,</w:t>
      </w:r>
      <w:del w:id="8" w:author="Microsoft Office User" w:date="2018-03-18T21:05:00Z">
        <w:r w:rsidRPr="00F67A4C" w:rsidDel="00865529">
          <w:delText>,</w:delText>
        </w:r>
      </w:del>
      <w:r w:rsidRPr="00F67A4C">
        <w:t xml:space="preserve"> there will be an optimum rock size. There will be also fishing rods flowing from the river’s surface. The fish has to collect coins and runes. The coins will contribute to the player’s high score and the runes will give him some advantage i.e. invulnerability, higher speed etc.</w:t>
      </w:r>
    </w:p>
    <w:p w14:paraId="371DC787" w14:textId="77777777" w:rsidR="002A10F8" w:rsidRDefault="002A10F8" w:rsidP="002A10F8"/>
    <w:p w14:paraId="0C7C4F54" w14:textId="12E2F980" w:rsidR="002A10F8" w:rsidRDefault="007D3B5A" w:rsidP="002A10F8">
      <w:bookmarkStart w:id="9" w:name="_Toc509312604"/>
      <w:r>
        <w:rPr>
          <w:rStyle w:val="Heading2Char"/>
        </w:rPr>
        <w:t>1.4</w:t>
      </w:r>
      <w:r w:rsidR="002A10F8" w:rsidRPr="0024756F">
        <w:rPr>
          <w:rStyle w:val="Heading2Char"/>
        </w:rPr>
        <w:t xml:space="preserve"> Design Requirements</w:t>
      </w:r>
      <w:bookmarkEnd w:id="9"/>
      <w:r w:rsidR="002A10F8" w:rsidRPr="0024756F">
        <w:rPr>
          <w:color w:val="FF0000"/>
        </w:rPr>
        <w:t>:</w:t>
      </w:r>
      <w:r w:rsidR="002A10F8">
        <w:t xml:space="preserve"> </w:t>
      </w:r>
      <w:r w:rsidR="002A10F8" w:rsidRPr="0024756F">
        <w:rPr>
          <w:color w:val="FF0000"/>
        </w:rPr>
        <w:t>You need to list all the design requirements and specifications of your game. It should work in different platforms, users should enjoy it, etc.</w:t>
      </w:r>
    </w:p>
    <w:p w14:paraId="47C427DF" w14:textId="77777777" w:rsidR="001117C3" w:rsidRDefault="001117C3" w:rsidP="0024756F"/>
    <w:p w14:paraId="2E2597BB" w14:textId="7F8D4A15" w:rsidR="00513D1C" w:rsidRDefault="0024756F" w:rsidP="0024756F">
      <w:r>
        <w:t xml:space="preserve">The final product </w:t>
      </w:r>
      <w:del w:id="10" w:author="Microsoft Office User" w:date="2018-03-18T21:06:00Z">
        <w:r w:rsidDel="00D55C1C">
          <w:delText>is a</w:delText>
        </w:r>
      </w:del>
      <w:ins w:id="11" w:author="Microsoft Office User" w:date="2018-03-18T21:06:00Z">
        <w:r w:rsidR="00D55C1C">
          <w:t>will be a</w:t>
        </w:r>
      </w:ins>
      <w:r>
        <w:t xml:space="preserve"> 3D iOS and Android cross-platform mobile game. It </w:t>
      </w:r>
      <w:del w:id="12" w:author="Microsoft Office User" w:date="2018-03-18T21:06:00Z">
        <w:r w:rsidDel="00D55C1C">
          <w:delText>i</w:delText>
        </w:r>
      </w:del>
      <w:ins w:id="13" w:author="Microsoft Office User" w:date="2018-03-18T21:06:00Z">
        <w:r w:rsidR="00D55C1C">
          <w:t>will be</w:t>
        </w:r>
      </w:ins>
      <w:del w:id="14" w:author="Microsoft Office User" w:date="2018-03-18T21:06:00Z">
        <w:r w:rsidDel="00D55C1C">
          <w:delText>s</w:delText>
        </w:r>
      </w:del>
      <w:r>
        <w:t xml:space="preserve"> developed using Unity </w:t>
      </w:r>
      <w:r w:rsidR="005844A1">
        <w:t>creation</w:t>
      </w:r>
      <w:r>
        <w:t xml:space="preserve"> engine </w:t>
      </w:r>
      <w:r w:rsidR="005844A1">
        <w:t>for gaming</w:t>
      </w:r>
      <w:r>
        <w:t xml:space="preserve"> software and C# programming language. The game </w:t>
      </w:r>
      <w:r w:rsidR="00785BEA">
        <w:t>is of</w:t>
      </w:r>
      <w:r w:rsidR="001117C3">
        <w:t xml:space="preserve"> commercial-use quality</w:t>
      </w:r>
      <w:r w:rsidR="00355A8A">
        <w:t xml:space="preserve"> and is </w:t>
      </w:r>
      <w:r>
        <w:t>optimized for both platforms</w:t>
      </w:r>
      <w:ins w:id="15" w:author="Microsoft Office User" w:date="2018-03-18T21:06:00Z">
        <w:r w:rsidR="00D55C1C">
          <w:t>. The game</w:t>
        </w:r>
      </w:ins>
      <w:del w:id="16" w:author="Microsoft Office User" w:date="2018-03-18T21:06:00Z">
        <w:r w:rsidDel="00D55C1C">
          <w:delText>,</w:delText>
        </w:r>
      </w:del>
      <w:r>
        <w:t xml:space="preserve"> run</w:t>
      </w:r>
      <w:ins w:id="17" w:author="Microsoft Office User" w:date="2018-03-18T21:07:00Z">
        <w:r w:rsidR="00D55C1C">
          <w:t xml:space="preserve">s </w:t>
        </w:r>
      </w:ins>
      <w:del w:id="18" w:author="Microsoft Office User" w:date="2018-03-18T21:07:00Z">
        <w:r w:rsidDel="00D55C1C">
          <w:delText xml:space="preserve">ning </w:delText>
        </w:r>
      </w:del>
      <w:ins w:id="19" w:author="Microsoft Office User" w:date="2018-03-18T21:07:00Z">
        <w:r w:rsidR="00D55C1C">
          <w:t>at</w:t>
        </w:r>
      </w:ins>
      <w:del w:id="20" w:author="Microsoft Office User" w:date="2018-03-18T21:07:00Z">
        <w:r w:rsidDel="00D55C1C">
          <w:delText>on</w:delText>
        </w:r>
      </w:del>
      <w:r>
        <w:t xml:space="preserve"> 60 frames per second</w:t>
      </w:r>
      <w:del w:id="21" w:author="Microsoft Office User" w:date="2018-03-18T21:07:00Z">
        <w:r w:rsidDel="00D55C1C">
          <w:delText>,</w:delText>
        </w:r>
      </w:del>
      <w:ins w:id="22" w:author="Microsoft Office User" w:date="2018-03-18T21:07:00Z">
        <w:r w:rsidR="00D55C1C">
          <w:t xml:space="preserve"> </w:t>
        </w:r>
      </w:ins>
      <w:del w:id="23" w:author="Microsoft Office User" w:date="2018-03-18T21:07:00Z">
        <w:r w:rsidDel="00D55C1C">
          <w:delText xml:space="preserve"> </w:delText>
        </w:r>
      </w:del>
      <w:r w:rsidR="00C108B8">
        <w:t>with no crashing, lag or delay. The game contains</w:t>
      </w:r>
      <w:r>
        <w:t xml:space="preserve"> multiple scenes including main me</w:t>
      </w:r>
      <w:r w:rsidR="00785BEA">
        <w:t xml:space="preserve">nu, settings, </w:t>
      </w:r>
      <w:ins w:id="24" w:author="Microsoft Office User" w:date="2018-03-18T21:07:00Z">
        <w:r w:rsidR="00D55C1C">
          <w:t xml:space="preserve">and a </w:t>
        </w:r>
      </w:ins>
      <w:r w:rsidR="00785BEA">
        <w:t xml:space="preserve">list of all </w:t>
      </w:r>
      <w:ins w:id="25" w:author="Microsoft Office User" w:date="2018-03-18T21:07:00Z">
        <w:r w:rsidR="00D55C1C">
          <w:t xml:space="preserve">the </w:t>
        </w:r>
      </w:ins>
      <w:r w:rsidR="00785BEA">
        <w:t>fish</w:t>
      </w:r>
      <w:r>
        <w:t xml:space="preserve"> with a short description </w:t>
      </w:r>
      <w:r w:rsidR="008B63A2">
        <w:t xml:space="preserve">for each one </w:t>
      </w:r>
      <w:r>
        <w:t xml:space="preserve">and a game scene. The game </w:t>
      </w:r>
      <w:r w:rsidR="00233DD6">
        <w:t>is</w:t>
      </w:r>
      <w:r>
        <w:t xml:space="preserve"> fully operated by and respon</w:t>
      </w:r>
      <w:r w:rsidR="00785BEA">
        <w:t>sive</w:t>
      </w:r>
      <w:r>
        <w:t xml:space="preserve"> to</w:t>
      </w:r>
      <w:del w:id="26" w:author="Microsoft Office User" w:date="2018-03-18T21:08:00Z">
        <w:r w:rsidR="00993028" w:rsidDel="00D55C1C">
          <w:delText xml:space="preserve"> a</w:delText>
        </w:r>
      </w:del>
      <w:r>
        <w:t xml:space="preserve"> tactile </w:t>
      </w:r>
      <w:r w:rsidR="006856FE">
        <w:t>user input</w:t>
      </w:r>
      <w:r>
        <w:t>.</w:t>
      </w:r>
    </w:p>
    <w:p w14:paraId="17FBEF5B" w14:textId="1C11551B" w:rsidR="002A10F8" w:rsidRDefault="002B36B5" w:rsidP="002B36B5">
      <w:pPr>
        <w:pStyle w:val="Heading2"/>
      </w:pPr>
      <w:bookmarkStart w:id="27" w:name="_Toc509312605"/>
      <w:r>
        <w:t>1.5 Teaching Objectives</w:t>
      </w:r>
      <w:bookmarkEnd w:id="27"/>
    </w:p>
    <w:p w14:paraId="2326EA67" w14:textId="53D63DD8" w:rsidR="008C54C2" w:rsidRPr="00066E42" w:rsidRDefault="00F75DB2" w:rsidP="00F75DB2">
      <w:pPr>
        <w:rPr>
          <w:color w:val="000000" w:themeColor="text1"/>
          <w:lang w:eastAsia="en-US"/>
        </w:rPr>
      </w:pPr>
      <w:r w:rsidRPr="00066E42">
        <w:rPr>
          <w:color w:val="000000" w:themeColor="text1"/>
          <w:lang w:eastAsia="en-US"/>
        </w:rPr>
        <w:t xml:space="preserve">“Fish on the Run” attempts to reflect the habits </w:t>
      </w:r>
      <w:r w:rsidR="00340079">
        <w:rPr>
          <w:color w:val="000000" w:themeColor="text1"/>
          <w:lang w:eastAsia="en-US"/>
        </w:rPr>
        <w:t>of</w:t>
      </w:r>
      <w:r w:rsidR="00AF2D84" w:rsidRPr="00066E42">
        <w:rPr>
          <w:color w:val="000000" w:themeColor="text1"/>
          <w:lang w:eastAsia="en-US"/>
        </w:rPr>
        <w:t xml:space="preserve"> underwater animals.</w:t>
      </w:r>
      <w:r w:rsidR="00AE4075" w:rsidRPr="00066E42">
        <w:rPr>
          <w:color w:val="000000" w:themeColor="text1"/>
          <w:lang w:eastAsia="en-US"/>
        </w:rPr>
        <w:t xml:space="preserve"> </w:t>
      </w:r>
      <w:r w:rsidR="008C54C2" w:rsidRPr="00066E42">
        <w:rPr>
          <w:color w:val="000000" w:themeColor="text1"/>
          <w:lang w:eastAsia="en-US"/>
        </w:rPr>
        <w:t xml:space="preserve">The idea is </w:t>
      </w:r>
      <w:del w:id="28" w:author="Microsoft Office User" w:date="2018-03-18T21:08:00Z">
        <w:r w:rsidR="008C54C2" w:rsidRPr="00066E42" w:rsidDel="00D55C1C">
          <w:rPr>
            <w:color w:val="000000" w:themeColor="text1"/>
            <w:lang w:eastAsia="en-US"/>
          </w:rPr>
          <w:delText>to let</w:delText>
        </w:r>
      </w:del>
      <w:ins w:id="29" w:author="Microsoft Office User" w:date="2018-03-18T21:08:00Z">
        <w:r w:rsidR="00D55C1C">
          <w:rPr>
            <w:color w:val="000000" w:themeColor="text1"/>
            <w:lang w:eastAsia="en-US"/>
          </w:rPr>
          <w:t>for</w:t>
        </w:r>
      </w:ins>
      <w:r w:rsidR="008C54C2" w:rsidRPr="00066E42">
        <w:rPr>
          <w:color w:val="000000" w:themeColor="text1"/>
          <w:lang w:eastAsia="en-US"/>
        </w:rPr>
        <w:t xml:space="preserve"> the player</w:t>
      </w:r>
      <w:ins w:id="30" w:author="Microsoft Office User" w:date="2018-03-18T21:08:00Z">
        <w:r w:rsidR="00D55C1C">
          <w:rPr>
            <w:color w:val="000000" w:themeColor="text1"/>
            <w:lang w:eastAsia="en-US"/>
          </w:rPr>
          <w:t xml:space="preserve"> to</w:t>
        </w:r>
      </w:ins>
      <w:r w:rsidR="008C54C2" w:rsidRPr="00066E42">
        <w:rPr>
          <w:color w:val="000000" w:themeColor="text1"/>
          <w:lang w:eastAsia="en-US"/>
        </w:rPr>
        <w:t xml:space="preserve"> gain:</w:t>
      </w:r>
    </w:p>
    <w:p w14:paraId="524CC594" w14:textId="79ACF763" w:rsidR="008C54C2" w:rsidRPr="00066E42" w:rsidRDefault="008C54C2" w:rsidP="008C54C2">
      <w:pPr>
        <w:pStyle w:val="ListParagraph"/>
        <w:numPr>
          <w:ilvl w:val="0"/>
          <w:numId w:val="26"/>
        </w:numPr>
        <w:rPr>
          <w:color w:val="000000" w:themeColor="text1"/>
          <w:lang w:eastAsia="en-US"/>
        </w:rPr>
      </w:pPr>
      <w:r w:rsidRPr="00066E42">
        <w:rPr>
          <w:color w:val="000000" w:themeColor="text1"/>
          <w:lang w:eastAsia="en-US"/>
        </w:rPr>
        <w:t>Tacit knowledge – Knowledge that is gained through experience (i.e. while playing the game).</w:t>
      </w:r>
      <w:r w:rsidR="00484A35" w:rsidRPr="00066E42">
        <w:rPr>
          <w:color w:val="000000" w:themeColor="text1"/>
          <w:lang w:eastAsia="en-US"/>
        </w:rPr>
        <w:t xml:space="preserve"> More information in sections 1.5.1, 1.5.2, 1.5.3. </w:t>
      </w:r>
    </w:p>
    <w:p w14:paraId="5A77FA90" w14:textId="2BC15436" w:rsidR="008C54C2" w:rsidRPr="00066E42" w:rsidRDefault="008C54C2" w:rsidP="008C54C2">
      <w:pPr>
        <w:pStyle w:val="ListParagraph"/>
        <w:numPr>
          <w:ilvl w:val="0"/>
          <w:numId w:val="26"/>
        </w:numPr>
        <w:rPr>
          <w:color w:val="000000" w:themeColor="text1"/>
          <w:lang w:eastAsia="en-US"/>
        </w:rPr>
      </w:pPr>
      <w:r w:rsidRPr="00066E42">
        <w:rPr>
          <w:color w:val="000000" w:themeColor="text1"/>
          <w:lang w:eastAsia="en-US"/>
        </w:rPr>
        <w:t>Explicit knowledge – Knowledge that is gained through reading information.</w:t>
      </w:r>
    </w:p>
    <w:p w14:paraId="32C859E2" w14:textId="0E4D77B4" w:rsidR="00066E42" w:rsidRPr="00066E42" w:rsidRDefault="00066E42" w:rsidP="00066E42">
      <w:pPr>
        <w:rPr>
          <w:color w:val="000000" w:themeColor="text1"/>
          <w:lang w:eastAsia="en-US"/>
        </w:rPr>
      </w:pPr>
      <w:r w:rsidRPr="00066E42">
        <w:rPr>
          <w:color w:val="000000" w:themeColor="text1"/>
          <w:lang w:eastAsia="en-US"/>
        </w:rPr>
        <w:t>In order to get feedbac</w:t>
      </w:r>
      <w:r w:rsidR="00340079">
        <w:rPr>
          <w:color w:val="000000" w:themeColor="text1"/>
          <w:lang w:eastAsia="en-US"/>
        </w:rPr>
        <w:t>k about how the game reflects</w:t>
      </w:r>
      <w:r w:rsidRPr="00066E42">
        <w:rPr>
          <w:color w:val="000000" w:themeColor="text1"/>
          <w:lang w:eastAsia="en-US"/>
        </w:rPr>
        <w:t xml:space="preserve"> the player’s </w:t>
      </w:r>
      <w:r w:rsidR="00340079">
        <w:rPr>
          <w:color w:val="000000" w:themeColor="text1"/>
          <w:lang w:eastAsia="en-US"/>
        </w:rPr>
        <w:t>comprehension</w:t>
      </w:r>
      <w:r w:rsidR="00C11E50">
        <w:rPr>
          <w:color w:val="000000" w:themeColor="text1"/>
          <w:lang w:eastAsia="en-US"/>
        </w:rPr>
        <w:t>,</w:t>
      </w:r>
      <w:r w:rsidRPr="00066E42">
        <w:rPr>
          <w:color w:val="000000" w:themeColor="text1"/>
          <w:lang w:eastAsia="en-US"/>
        </w:rPr>
        <w:t xml:space="preserve"> the tacit knowledge is evaluated via survey in Section 5.</w:t>
      </w:r>
    </w:p>
    <w:p w14:paraId="5FFAAB13" w14:textId="340E4983" w:rsidR="00F75DB2" w:rsidRDefault="00E0701F" w:rsidP="00F75DB2">
      <w:pPr>
        <w:rPr>
          <w:color w:val="FF0000"/>
          <w:lang w:val="en-US" w:eastAsia="en-US"/>
        </w:rPr>
      </w:pPr>
      <w:r>
        <w:rPr>
          <w:color w:val="FF0000"/>
          <w:lang w:eastAsia="en-US"/>
        </w:rPr>
        <w:t xml:space="preserve"> </w:t>
      </w:r>
    </w:p>
    <w:p w14:paraId="70F89873" w14:textId="741A8487" w:rsidR="00C9154C" w:rsidRPr="00E0701F" w:rsidRDefault="00C9154C" w:rsidP="00F75DB2">
      <w:pPr>
        <w:rPr>
          <w:color w:val="000000" w:themeColor="text1"/>
          <w:lang w:val="en-US" w:eastAsia="en-US"/>
        </w:rPr>
      </w:pPr>
      <w:r w:rsidRPr="00C9154C">
        <w:rPr>
          <w:color w:val="000000" w:themeColor="text1"/>
          <w:lang w:val="en-US" w:eastAsia="en-US"/>
        </w:rPr>
        <w:t>https://www.tlu.ee/~sirvir/Information%20and%20Knowledge%20Management/Key_Concepts_of_IKM/tacit_and_explicit_knowledge.html</w:t>
      </w:r>
    </w:p>
    <w:p w14:paraId="1019C180" w14:textId="70E277B2" w:rsidR="002B36B5" w:rsidRDefault="00FB344B" w:rsidP="00546170">
      <w:pPr>
        <w:pStyle w:val="Heading3"/>
        <w:rPr>
          <w:lang w:eastAsia="en-US"/>
        </w:rPr>
      </w:pPr>
      <w:bookmarkStart w:id="31" w:name="_Toc509312606"/>
      <w:r>
        <w:rPr>
          <w:lang w:eastAsia="en-US"/>
        </w:rPr>
        <w:t xml:space="preserve">1.5.1 </w:t>
      </w:r>
      <w:r w:rsidR="002B36B5">
        <w:rPr>
          <w:lang w:eastAsia="en-US"/>
        </w:rPr>
        <w:t>Preference of prey</w:t>
      </w:r>
      <w:bookmarkEnd w:id="31"/>
    </w:p>
    <w:p w14:paraId="3B16E94A" w14:textId="4CF5E4DE" w:rsidR="00A71EA6" w:rsidRDefault="00340079" w:rsidP="00A71EA6">
      <w:pPr>
        <w:rPr>
          <w:lang w:eastAsia="en-US"/>
        </w:rPr>
      </w:pPr>
      <w:del w:id="32" w:author="Microsoft Office User" w:date="2018-03-18T21:09:00Z">
        <w:r w:rsidRPr="00006B84" w:rsidDel="00D55C1C">
          <w:rPr>
            <w:color w:val="000000" w:themeColor="text1"/>
            <w:lang w:eastAsia="en-US"/>
            <w:rPrChange w:id="33" w:author="Microsoft Office User" w:date="2018-03-18T21:41:00Z">
              <w:rPr>
                <w:lang w:eastAsia="en-US"/>
              </w:rPr>
            </w:rPrChange>
          </w:rPr>
          <w:delText xml:space="preserve">Similarly </w:delText>
        </w:r>
      </w:del>
      <w:ins w:id="34" w:author="Microsoft Office User" w:date="2018-03-18T21:09:00Z">
        <w:r w:rsidR="00D55C1C" w:rsidRPr="00006B84">
          <w:rPr>
            <w:color w:val="000000" w:themeColor="text1"/>
            <w:lang w:eastAsia="en-US"/>
            <w:rPrChange w:id="35" w:author="Microsoft Office User" w:date="2018-03-18T21:41:00Z">
              <w:rPr>
                <w:lang w:eastAsia="en-US"/>
              </w:rPr>
            </w:rPrChange>
          </w:rPr>
          <w:t xml:space="preserve">Like </w:t>
        </w:r>
      </w:ins>
      <w:del w:id="36" w:author="Microsoft Office User" w:date="2018-03-18T21:09:00Z">
        <w:r w:rsidR="00A71EA6" w:rsidDel="00D55C1C">
          <w:rPr>
            <w:lang w:eastAsia="en-US"/>
          </w:rPr>
          <w:delText xml:space="preserve">to </w:delText>
        </w:r>
      </w:del>
      <w:r w:rsidR="00A71EA6">
        <w:rPr>
          <w:lang w:eastAsia="en-US"/>
        </w:rPr>
        <w:t xml:space="preserve">people some fish eat </w:t>
      </w:r>
      <w:r w:rsidR="00AC5A79">
        <w:rPr>
          <w:lang w:eastAsia="en-US"/>
        </w:rPr>
        <w:t>meat, others don’t. Unlike people</w:t>
      </w:r>
      <w:r w:rsidR="00C11E50">
        <w:rPr>
          <w:lang w:eastAsia="en-US"/>
        </w:rPr>
        <w:t>,</w:t>
      </w:r>
      <w:r w:rsidR="00AC5A79">
        <w:rPr>
          <w:lang w:eastAsia="en-US"/>
        </w:rPr>
        <w:t xml:space="preserve"> this is not a lifestyle choice </w:t>
      </w:r>
      <w:r>
        <w:rPr>
          <w:lang w:eastAsia="en-US"/>
        </w:rPr>
        <w:t>for</w:t>
      </w:r>
      <w:r w:rsidR="00AC5A79">
        <w:rPr>
          <w:lang w:eastAsia="en-US"/>
        </w:rPr>
        <w:t xml:space="preserve"> fish</w:t>
      </w:r>
      <w:ins w:id="37" w:author="Microsoft Office User" w:date="2018-03-18T21:11:00Z">
        <w:r w:rsidR="00D55C1C">
          <w:rPr>
            <w:lang w:eastAsia="en-US"/>
          </w:rPr>
          <w:t>.</w:t>
        </w:r>
      </w:ins>
      <w:del w:id="38" w:author="Microsoft Office User" w:date="2018-03-18T21:11:00Z">
        <w:r w:rsidR="00AC5A79" w:rsidDel="00D55C1C">
          <w:rPr>
            <w:lang w:eastAsia="en-US"/>
          </w:rPr>
          <w:delText>,</w:delText>
        </w:r>
      </w:del>
      <w:r w:rsidR="00AC5A79">
        <w:rPr>
          <w:lang w:eastAsia="en-US"/>
        </w:rPr>
        <w:t xml:space="preserve"> </w:t>
      </w:r>
      <w:ins w:id="39" w:author="Microsoft Office User" w:date="2018-03-18T21:42:00Z">
        <w:r w:rsidR="00006B84">
          <w:rPr>
            <w:highlight w:val="yellow"/>
            <w:lang w:eastAsia="en-US"/>
          </w:rPr>
          <w:t>There are three types:</w:t>
        </w:r>
      </w:ins>
      <w:del w:id="40" w:author="Microsoft Office User" w:date="2018-03-18T21:11:00Z">
        <w:r w:rsidR="00AC5A79" w:rsidRPr="00340079" w:rsidDel="00D55C1C">
          <w:rPr>
            <w:highlight w:val="yellow"/>
            <w:lang w:eastAsia="en-US"/>
          </w:rPr>
          <w:delText>t</w:delText>
        </w:r>
      </w:del>
      <w:del w:id="41" w:author="Microsoft Office User" w:date="2018-03-18T21:42:00Z">
        <w:r w:rsidR="00AC5A79" w:rsidRPr="00340079" w:rsidDel="00006B84">
          <w:rPr>
            <w:highlight w:val="yellow"/>
            <w:lang w:eastAsia="en-US"/>
          </w:rPr>
          <w:delText>hey are either</w:delText>
        </w:r>
        <w:r w:rsidRPr="00340079" w:rsidDel="00006B84">
          <w:rPr>
            <w:highlight w:val="yellow"/>
            <w:lang w:eastAsia="en-US"/>
          </w:rPr>
          <w:delText xml:space="preserve"> omnivores, carnivores or herbivores</w:delText>
        </w:r>
      </w:del>
      <w:del w:id="42" w:author="Microsoft Office User" w:date="2018-03-18T21:12:00Z">
        <w:r w:rsidR="00AC5A79" w:rsidRPr="00340079" w:rsidDel="00D55C1C">
          <w:rPr>
            <w:highlight w:val="yellow"/>
            <w:lang w:eastAsia="en-US"/>
          </w:rPr>
          <w:delText>:</w:delText>
        </w:r>
        <w:r w:rsidR="00AC5A79" w:rsidRPr="00AC5A79" w:rsidDel="00D55C1C">
          <w:delText xml:space="preserve"> </w:delText>
        </w:r>
      </w:del>
    </w:p>
    <w:p w14:paraId="24A41AF6" w14:textId="78D79D89" w:rsidR="00AC5A79" w:rsidRDefault="00AC5A79" w:rsidP="00AC5A79">
      <w:pPr>
        <w:pStyle w:val="ListParagraph"/>
        <w:numPr>
          <w:ilvl w:val="0"/>
          <w:numId w:val="29"/>
        </w:numPr>
        <w:rPr>
          <w:lang w:eastAsia="en-US"/>
        </w:rPr>
      </w:pPr>
      <w:r>
        <w:rPr>
          <w:lang w:eastAsia="en-US"/>
        </w:rPr>
        <w:t xml:space="preserve">Omnivores </w:t>
      </w:r>
      <w:r w:rsidR="000E7478">
        <w:rPr>
          <w:lang w:eastAsia="en-US"/>
        </w:rPr>
        <w:t>–</w:t>
      </w:r>
      <w:r>
        <w:rPr>
          <w:lang w:eastAsia="en-US"/>
        </w:rPr>
        <w:t xml:space="preserve"> </w:t>
      </w:r>
      <w:r w:rsidR="000E7478">
        <w:rPr>
          <w:lang w:eastAsia="en-US"/>
        </w:rPr>
        <w:t>Eat both vegetables and meat.</w:t>
      </w:r>
    </w:p>
    <w:p w14:paraId="314942DA" w14:textId="6AD5EB6E" w:rsidR="00AC5A79" w:rsidRDefault="00AC5A79" w:rsidP="00AC5A79">
      <w:pPr>
        <w:pStyle w:val="ListParagraph"/>
        <w:numPr>
          <w:ilvl w:val="0"/>
          <w:numId w:val="29"/>
        </w:numPr>
        <w:rPr>
          <w:lang w:eastAsia="en-US"/>
        </w:rPr>
      </w:pPr>
      <w:r>
        <w:rPr>
          <w:lang w:eastAsia="en-US"/>
        </w:rPr>
        <w:t xml:space="preserve">Carnivores – Meat eaters, require live foods. </w:t>
      </w:r>
    </w:p>
    <w:p w14:paraId="32E60C97" w14:textId="23EBB5D4" w:rsidR="00AC5A79" w:rsidRDefault="00AC5A79" w:rsidP="00AC5A79">
      <w:pPr>
        <w:pStyle w:val="ListParagraph"/>
        <w:numPr>
          <w:ilvl w:val="0"/>
          <w:numId w:val="29"/>
        </w:numPr>
        <w:rPr>
          <w:lang w:eastAsia="en-US"/>
        </w:rPr>
      </w:pPr>
      <w:r>
        <w:rPr>
          <w:lang w:eastAsia="en-US"/>
        </w:rPr>
        <w:t xml:space="preserve">Herbivores – Eat </w:t>
      </w:r>
      <w:r w:rsidR="000E7478">
        <w:rPr>
          <w:lang w:eastAsia="en-US"/>
        </w:rPr>
        <w:t>plants, algae and fruits.</w:t>
      </w:r>
    </w:p>
    <w:p w14:paraId="0CD7ED79" w14:textId="77777777" w:rsidR="000E7478" w:rsidRPr="00A71EA6" w:rsidRDefault="000E7478" w:rsidP="000E7478">
      <w:pPr>
        <w:rPr>
          <w:lang w:eastAsia="en-US"/>
        </w:rPr>
      </w:pPr>
      <w:r w:rsidRPr="00AC5A79">
        <w:rPr>
          <w:lang w:eastAsia="en-US"/>
        </w:rPr>
        <w:t>https://www.petmd.com/fish/nutrition/evr_fi_fish_nutrition</w:t>
      </w:r>
      <w:r>
        <w:rPr>
          <w:lang w:eastAsia="en-US"/>
        </w:rPr>
        <w:t>,</w:t>
      </w:r>
      <w:r w:rsidRPr="00AC5A79">
        <w:t xml:space="preserve"> </w:t>
      </w:r>
      <w:r w:rsidRPr="00AC5A79">
        <w:rPr>
          <w:lang w:eastAsia="en-US"/>
        </w:rPr>
        <w:t>https://www.thespruce.com/omnivore-herbivore-carnivore-1380916</w:t>
      </w:r>
    </w:p>
    <w:p w14:paraId="24AB4675" w14:textId="77777777" w:rsidR="000E7478" w:rsidRDefault="000E7478" w:rsidP="000E7478">
      <w:pPr>
        <w:pStyle w:val="ListParagraph"/>
        <w:rPr>
          <w:lang w:eastAsia="en-US"/>
        </w:rPr>
      </w:pPr>
    </w:p>
    <w:p w14:paraId="74D36481" w14:textId="77777777" w:rsidR="000E7478" w:rsidRDefault="000E7478" w:rsidP="000E7478">
      <w:r>
        <w:rPr>
          <w:lang w:eastAsia="en-US"/>
        </w:rPr>
        <w:t>The main character in the game is a shark. All sharks are carnivores. They eat fish and sea mammals. They even prey turtles and other sharks (they are cannibals).</w:t>
      </w:r>
    </w:p>
    <w:p w14:paraId="78892DA3" w14:textId="6F358F9D" w:rsidR="000E7478" w:rsidRDefault="000E7478" w:rsidP="000E7478">
      <w:pPr>
        <w:rPr>
          <w:lang w:eastAsia="en-US"/>
        </w:rPr>
      </w:pPr>
      <w:r w:rsidRPr="000E7478">
        <w:rPr>
          <w:lang w:eastAsia="en-US"/>
        </w:rPr>
        <w:t>http://www.kidzone.ws/sharks/facts4.htm</w:t>
      </w:r>
    </w:p>
    <w:p w14:paraId="5140A7F9" w14:textId="61F26263" w:rsidR="002B36B5" w:rsidRDefault="00FB344B" w:rsidP="00546170">
      <w:pPr>
        <w:pStyle w:val="Heading3"/>
        <w:rPr>
          <w:lang w:eastAsia="en-US"/>
        </w:rPr>
      </w:pPr>
      <w:bookmarkStart w:id="43" w:name="_Toc509312607"/>
      <w:r>
        <w:rPr>
          <w:lang w:eastAsia="en-US"/>
        </w:rPr>
        <w:t xml:space="preserve">1.5.2 </w:t>
      </w:r>
      <w:r w:rsidR="000E7478">
        <w:rPr>
          <w:lang w:eastAsia="en-US"/>
        </w:rPr>
        <w:t>Energetic cost of swimming</w:t>
      </w:r>
      <w:bookmarkEnd w:id="43"/>
    </w:p>
    <w:p w14:paraId="2AB56348" w14:textId="21A14C7C" w:rsidR="005770FD" w:rsidRDefault="005770FD" w:rsidP="005770FD">
      <w:pPr>
        <w:rPr>
          <w:lang w:eastAsia="en-US"/>
        </w:rPr>
      </w:pPr>
      <w:r>
        <w:rPr>
          <w:lang w:eastAsia="en-US"/>
        </w:rPr>
        <w:t xml:space="preserve">All the species </w:t>
      </w:r>
      <w:r w:rsidRPr="00006B84">
        <w:rPr>
          <w:lang w:eastAsia="en-US"/>
        </w:rPr>
        <w:t xml:space="preserve">have energy and most of </w:t>
      </w:r>
      <w:r w:rsidR="00340079" w:rsidRPr="00006B84">
        <w:rPr>
          <w:lang w:eastAsia="en-US"/>
        </w:rPr>
        <w:t>them</w:t>
      </w:r>
      <w:r w:rsidRPr="00006B84">
        <w:rPr>
          <w:lang w:eastAsia="en-US"/>
        </w:rPr>
        <w:t xml:space="preserve"> swim </w:t>
      </w:r>
      <w:r w:rsidR="00766DFA" w:rsidRPr="00006B84">
        <w:rPr>
          <w:lang w:eastAsia="en-US"/>
        </w:rPr>
        <w:t xml:space="preserve">at some point </w:t>
      </w:r>
      <w:r w:rsidRPr="00006B84">
        <w:rPr>
          <w:lang w:eastAsia="en-US"/>
        </w:rPr>
        <w:t xml:space="preserve">in their </w:t>
      </w:r>
      <w:r w:rsidR="00766DFA" w:rsidRPr="00006B84">
        <w:rPr>
          <w:lang w:eastAsia="en-US"/>
        </w:rPr>
        <w:t>lifecycle</w:t>
      </w:r>
      <w:r w:rsidRPr="00006B84">
        <w:rPr>
          <w:lang w:eastAsia="en-US"/>
        </w:rPr>
        <w:t xml:space="preserve">. </w:t>
      </w:r>
      <w:r w:rsidR="00766DFA" w:rsidRPr="00006B84">
        <w:rPr>
          <w:lang w:eastAsia="en-US"/>
        </w:rPr>
        <w:t>Swimming is</w:t>
      </w:r>
      <w:r w:rsidR="00C11E50">
        <w:rPr>
          <w:lang w:eastAsia="en-US"/>
        </w:rPr>
        <w:t xml:space="preserve"> a</w:t>
      </w:r>
      <w:r w:rsidR="00766DFA" w:rsidRPr="00006B84">
        <w:rPr>
          <w:lang w:eastAsia="en-US"/>
        </w:rPr>
        <w:t xml:space="preserve"> defining feature </w:t>
      </w:r>
      <w:r w:rsidR="00543576" w:rsidRPr="00006B84">
        <w:rPr>
          <w:lang w:eastAsia="en-US"/>
        </w:rPr>
        <w:t xml:space="preserve">for </w:t>
      </w:r>
      <w:r w:rsidR="00006B84">
        <w:rPr>
          <w:lang w:eastAsia="en-US"/>
        </w:rPr>
        <w:t>water mammals as well as:</w:t>
      </w:r>
    </w:p>
    <w:p w14:paraId="220F2E0D" w14:textId="15CA3D98" w:rsidR="00766DFA" w:rsidRDefault="00766DFA" w:rsidP="00543576">
      <w:pPr>
        <w:pStyle w:val="ListParagraph"/>
        <w:numPr>
          <w:ilvl w:val="0"/>
          <w:numId w:val="34"/>
        </w:numPr>
        <w:rPr>
          <w:lang w:eastAsia="en-US"/>
        </w:rPr>
      </w:pPr>
      <w:r>
        <w:rPr>
          <w:lang w:eastAsia="en-US"/>
        </w:rPr>
        <w:t>Find</w:t>
      </w:r>
      <w:r w:rsidR="00340079">
        <w:rPr>
          <w:lang w:eastAsia="en-US"/>
        </w:rPr>
        <w:t>ing</w:t>
      </w:r>
      <w:r>
        <w:rPr>
          <w:lang w:eastAsia="en-US"/>
        </w:rPr>
        <w:t xml:space="preserve"> food.</w:t>
      </w:r>
    </w:p>
    <w:p w14:paraId="28C362EA" w14:textId="20E79115" w:rsidR="00766DFA" w:rsidRDefault="00865529" w:rsidP="00543576">
      <w:pPr>
        <w:pStyle w:val="ListParagraph"/>
        <w:numPr>
          <w:ilvl w:val="0"/>
          <w:numId w:val="34"/>
        </w:numPr>
        <w:rPr>
          <w:lang w:eastAsia="en-US"/>
        </w:rPr>
      </w:pPr>
      <w:r>
        <w:rPr>
          <w:lang w:eastAsia="en-US"/>
        </w:rPr>
        <w:t>Escaping</w:t>
      </w:r>
      <w:r w:rsidR="00340079">
        <w:rPr>
          <w:lang w:eastAsia="en-US"/>
        </w:rPr>
        <w:t xml:space="preserve"> predators</w:t>
      </w:r>
      <w:r w:rsidR="00766DFA">
        <w:rPr>
          <w:lang w:eastAsia="en-US"/>
        </w:rPr>
        <w:t>.</w:t>
      </w:r>
    </w:p>
    <w:p w14:paraId="2E1566AF" w14:textId="3B1F940B" w:rsidR="00766DFA" w:rsidRDefault="00766DFA" w:rsidP="00543576">
      <w:pPr>
        <w:pStyle w:val="ListParagraph"/>
        <w:numPr>
          <w:ilvl w:val="0"/>
          <w:numId w:val="34"/>
        </w:numPr>
        <w:rPr>
          <w:lang w:eastAsia="en-US"/>
        </w:rPr>
      </w:pPr>
      <w:r>
        <w:rPr>
          <w:lang w:eastAsia="en-US"/>
        </w:rPr>
        <w:t>Defend</w:t>
      </w:r>
      <w:r w:rsidR="00865529">
        <w:rPr>
          <w:lang w:eastAsia="en-US"/>
        </w:rPr>
        <w:t>ing</w:t>
      </w:r>
      <w:r>
        <w:rPr>
          <w:lang w:eastAsia="en-US"/>
        </w:rPr>
        <w:t xml:space="preserve"> territory.</w:t>
      </w:r>
    </w:p>
    <w:p w14:paraId="38518774" w14:textId="0F4FB95E" w:rsidR="00DC4C94" w:rsidRDefault="00865529" w:rsidP="00543576">
      <w:pPr>
        <w:pStyle w:val="ListParagraph"/>
        <w:numPr>
          <w:ilvl w:val="0"/>
          <w:numId w:val="34"/>
        </w:numPr>
        <w:rPr>
          <w:lang w:eastAsia="en-US"/>
        </w:rPr>
      </w:pPr>
      <w:r>
        <w:rPr>
          <w:lang w:eastAsia="en-US"/>
        </w:rPr>
        <w:t>Reproduction</w:t>
      </w:r>
      <w:r w:rsidR="00766DFA">
        <w:rPr>
          <w:lang w:eastAsia="en-US"/>
        </w:rPr>
        <w:t>.</w:t>
      </w:r>
    </w:p>
    <w:p w14:paraId="495DEF51" w14:textId="0317F193" w:rsidR="00766DFA" w:rsidRDefault="00766DFA" w:rsidP="00766DFA">
      <w:pPr>
        <w:rPr>
          <w:lang w:eastAsia="en-US"/>
        </w:rPr>
      </w:pPr>
      <w:r>
        <w:rPr>
          <w:lang w:eastAsia="en-US"/>
        </w:rPr>
        <w:t>Types of swimming and muscle:</w:t>
      </w:r>
    </w:p>
    <w:p w14:paraId="489B3D50" w14:textId="6D7E1C5C" w:rsidR="00F57333" w:rsidRDefault="00F57333" w:rsidP="00F57333">
      <w:pPr>
        <w:pStyle w:val="ListParagraph"/>
        <w:numPr>
          <w:ilvl w:val="0"/>
          <w:numId w:val="33"/>
        </w:numPr>
        <w:rPr>
          <w:lang w:eastAsia="en-US"/>
        </w:rPr>
      </w:pPr>
      <w:r>
        <w:rPr>
          <w:lang w:eastAsia="en-US"/>
        </w:rPr>
        <w:t>Aerobic red muscles – Usually represent nearly 10% of the muscle mass. Those muscles are used for slow or steady swimming. They don’t cost much energy.</w:t>
      </w:r>
    </w:p>
    <w:p w14:paraId="30C5C5E6" w14:textId="19ED1F3C" w:rsidR="00F57333" w:rsidRDefault="00F57333" w:rsidP="00F57333">
      <w:pPr>
        <w:pStyle w:val="ListParagraph"/>
        <w:numPr>
          <w:ilvl w:val="0"/>
          <w:numId w:val="33"/>
        </w:numPr>
        <w:rPr>
          <w:lang w:eastAsia="en-US"/>
        </w:rPr>
      </w:pPr>
      <w:r>
        <w:rPr>
          <w:lang w:eastAsia="en-US"/>
        </w:rPr>
        <w:t>Anaerobic white muscles – Usually over 50% of the body mass.</w:t>
      </w:r>
      <w:r w:rsidR="00DC4C94">
        <w:rPr>
          <w:lang w:eastAsia="en-US"/>
        </w:rPr>
        <w:t xml:space="preserve"> They are used for high-speed swimming and bursts. This activity takes much more energy.</w:t>
      </w:r>
    </w:p>
    <w:p w14:paraId="72651F4C" w14:textId="742DAAD3" w:rsidR="00766DFA" w:rsidRPr="005770FD" w:rsidRDefault="00DC4C94" w:rsidP="00766DFA">
      <w:pPr>
        <w:rPr>
          <w:lang w:eastAsia="en-US"/>
        </w:rPr>
      </w:pPr>
      <w:r>
        <w:rPr>
          <w:lang w:eastAsia="en-US"/>
        </w:rPr>
        <w:t>In those terms</w:t>
      </w:r>
      <w:r w:rsidR="00C11E50">
        <w:rPr>
          <w:lang w:eastAsia="en-US"/>
        </w:rPr>
        <w:t>,</w:t>
      </w:r>
      <w:r>
        <w:rPr>
          <w:lang w:eastAsia="en-US"/>
        </w:rPr>
        <w:t xml:space="preserve"> while following the water flow the game character’s energy is slowly decreasing, because i</w:t>
      </w:r>
      <w:r w:rsidR="00F24DFE">
        <w:rPr>
          <w:lang w:eastAsia="en-US"/>
        </w:rPr>
        <w:t>t is making</w:t>
      </w:r>
      <w:r w:rsidR="00C11E50">
        <w:rPr>
          <w:lang w:eastAsia="en-US"/>
        </w:rPr>
        <w:t xml:space="preserve"> </w:t>
      </w:r>
      <w:r w:rsidR="00F24DFE">
        <w:rPr>
          <w:lang w:eastAsia="en-US"/>
        </w:rPr>
        <w:t>aerobic movement. C</w:t>
      </w:r>
      <w:r>
        <w:rPr>
          <w:lang w:eastAsia="en-US"/>
        </w:rPr>
        <w:t>ases</w:t>
      </w:r>
      <w:r w:rsidR="00C11E50">
        <w:rPr>
          <w:lang w:eastAsia="en-US"/>
        </w:rPr>
        <w:t>,</w:t>
      </w:r>
      <w:r>
        <w:rPr>
          <w:lang w:eastAsia="en-US"/>
        </w:rPr>
        <w:t xml:space="preserve"> when the character is making any </w:t>
      </w:r>
      <w:r w:rsidR="00750D33">
        <w:rPr>
          <w:lang w:eastAsia="en-US"/>
        </w:rPr>
        <w:t>move</w:t>
      </w:r>
      <w:r>
        <w:rPr>
          <w:lang w:eastAsia="en-US"/>
        </w:rPr>
        <w:t xml:space="preserve"> to the left or</w:t>
      </w:r>
      <w:r w:rsidR="00367B7B">
        <w:rPr>
          <w:lang w:eastAsia="en-US"/>
        </w:rPr>
        <w:t xml:space="preserve"> to the</w:t>
      </w:r>
      <w:r>
        <w:rPr>
          <w:lang w:eastAsia="en-US"/>
        </w:rPr>
        <w:t xml:space="preserve"> right</w:t>
      </w:r>
      <w:ins w:id="44" w:author="Microsoft Office User" w:date="2018-03-18T21:25:00Z">
        <w:r w:rsidR="00E27C83">
          <w:rPr>
            <w:lang w:eastAsia="en-US"/>
          </w:rPr>
          <w:t xml:space="preserve"> </w:t>
        </w:r>
      </w:ins>
      <w:del w:id="45" w:author="Microsoft Office User" w:date="2018-03-18T21:25:00Z">
        <w:r w:rsidDel="00E27C83">
          <w:rPr>
            <w:lang w:eastAsia="en-US"/>
          </w:rPr>
          <w:delText xml:space="preserve">, </w:delText>
        </w:r>
      </w:del>
      <w:r w:rsidR="00F24DFE">
        <w:rPr>
          <w:lang w:eastAsia="en-US"/>
        </w:rPr>
        <w:t>are</w:t>
      </w:r>
      <w:r>
        <w:rPr>
          <w:lang w:eastAsia="en-US"/>
        </w:rPr>
        <w:t xml:space="preserve"> considered t</w:t>
      </w:r>
      <w:r w:rsidR="00543576">
        <w:rPr>
          <w:lang w:eastAsia="en-US"/>
        </w:rPr>
        <w:t>o be</w:t>
      </w:r>
      <w:r>
        <w:rPr>
          <w:lang w:eastAsia="en-US"/>
        </w:rPr>
        <w:t xml:space="preserve"> brief burst movement</w:t>
      </w:r>
      <w:r w:rsidR="00543576">
        <w:rPr>
          <w:lang w:eastAsia="en-US"/>
        </w:rPr>
        <w:t>s</w:t>
      </w:r>
      <w:r>
        <w:rPr>
          <w:lang w:eastAsia="en-US"/>
        </w:rPr>
        <w:t xml:space="preserve"> </w:t>
      </w:r>
      <w:r w:rsidR="00543576">
        <w:rPr>
          <w:lang w:eastAsia="en-US"/>
        </w:rPr>
        <w:t>that</w:t>
      </w:r>
      <w:r>
        <w:rPr>
          <w:lang w:eastAsia="en-US"/>
        </w:rPr>
        <w:t xml:space="preserve"> </w:t>
      </w:r>
      <w:r w:rsidR="00C11E50">
        <w:rPr>
          <w:lang w:eastAsia="en-US"/>
        </w:rPr>
        <w:t>take</w:t>
      </w:r>
      <w:r>
        <w:rPr>
          <w:lang w:eastAsia="en-US"/>
        </w:rPr>
        <w:t xml:space="preserve"> more energy.</w:t>
      </w:r>
    </w:p>
    <w:p w14:paraId="6E579D63" w14:textId="6D1509F3" w:rsidR="000E7478" w:rsidRDefault="000E7478" w:rsidP="000E7478">
      <w:pPr>
        <w:rPr>
          <w:lang w:eastAsia="en-US"/>
        </w:rPr>
      </w:pPr>
    </w:p>
    <w:p w14:paraId="5B2BA510" w14:textId="3E241ED3" w:rsidR="00D2290B" w:rsidRPr="000E7478" w:rsidRDefault="00D2290B" w:rsidP="000E7478">
      <w:r w:rsidRPr="00F75DB2">
        <w:t>https://www.researchgate.net/publication/253253377_The_energetics_of_Fish_Swimming</w:t>
      </w:r>
    </w:p>
    <w:p w14:paraId="76CD0DB8" w14:textId="20F4F691" w:rsidR="002B36B5" w:rsidRDefault="00FB344B" w:rsidP="00546170">
      <w:pPr>
        <w:pStyle w:val="Heading3"/>
        <w:rPr>
          <w:lang w:eastAsia="en-US"/>
        </w:rPr>
      </w:pPr>
      <w:bookmarkStart w:id="46" w:name="_Toc509312608"/>
      <w:r>
        <w:rPr>
          <w:lang w:eastAsia="en-US"/>
        </w:rPr>
        <w:t xml:space="preserve">1.5.2 </w:t>
      </w:r>
      <w:r w:rsidR="000E7478">
        <w:rPr>
          <w:lang w:eastAsia="en-US"/>
        </w:rPr>
        <w:t>Size matters</w:t>
      </w:r>
      <w:bookmarkEnd w:id="46"/>
    </w:p>
    <w:p w14:paraId="29403F01" w14:textId="7293DA1A" w:rsidR="00C64EA2" w:rsidRDefault="00D2290B" w:rsidP="0069381C">
      <w:pPr>
        <w:rPr>
          <w:lang w:eastAsia="en-US"/>
        </w:rPr>
      </w:pPr>
      <w:r>
        <w:rPr>
          <w:lang w:eastAsia="en-US"/>
        </w:rPr>
        <w:t xml:space="preserve">All sharks are carnivores, but the size of their prey matters. For example, when they </w:t>
      </w:r>
      <w:r w:rsidR="00865529">
        <w:rPr>
          <w:lang w:eastAsia="en-US"/>
        </w:rPr>
        <w:t>are pre</w:t>
      </w:r>
      <w:r>
        <w:rPr>
          <w:lang w:eastAsia="en-US"/>
        </w:rPr>
        <w:t xml:space="preserve">ying </w:t>
      </w:r>
      <w:r w:rsidR="00865529">
        <w:rPr>
          <w:lang w:eastAsia="en-US"/>
        </w:rPr>
        <w:t xml:space="preserve">on </w:t>
      </w:r>
      <w:r>
        <w:rPr>
          <w:lang w:eastAsia="en-US"/>
        </w:rPr>
        <w:t xml:space="preserve">other sharks, </w:t>
      </w:r>
      <w:del w:id="47" w:author="Microsoft Office User" w:date="2018-03-18T21:26:00Z">
        <w:r w:rsidDel="00E27C83">
          <w:rPr>
            <w:lang w:eastAsia="en-US"/>
          </w:rPr>
          <w:delText>the other sharks</w:delText>
        </w:r>
      </w:del>
      <w:ins w:id="48" w:author="Microsoft Office User" w:date="2018-03-18T21:26:00Z">
        <w:r w:rsidR="00E27C83">
          <w:rPr>
            <w:lang w:eastAsia="en-US"/>
          </w:rPr>
          <w:t>they</w:t>
        </w:r>
      </w:ins>
      <w:r>
        <w:rPr>
          <w:lang w:eastAsia="en-US"/>
        </w:rPr>
        <w:t xml:space="preserve"> have </w:t>
      </w:r>
      <w:r w:rsidR="00865529">
        <w:rPr>
          <w:lang w:eastAsia="en-US"/>
        </w:rPr>
        <w:t>to be smaller.</w:t>
      </w:r>
    </w:p>
    <w:p w14:paraId="18F6A158" w14:textId="3CEAF382" w:rsidR="00C64EA2" w:rsidRPr="00F67A4C" w:rsidRDefault="00C64EA2" w:rsidP="0069381C">
      <w:pPr>
        <w:rPr>
          <w:lang w:eastAsia="en-US"/>
        </w:rPr>
      </w:pPr>
    </w:p>
    <w:p w14:paraId="248694AA" w14:textId="0AB3D173" w:rsidR="00BC01F4" w:rsidRPr="00F67A4C" w:rsidRDefault="00510D88" w:rsidP="00FF616A">
      <w:pPr>
        <w:pStyle w:val="Heading1"/>
      </w:pPr>
      <w:bookmarkStart w:id="49" w:name="_Toc509312609"/>
      <w:r>
        <w:t>2</w:t>
      </w:r>
      <w:r w:rsidR="00AB356F" w:rsidRPr="00F67A4C">
        <w:t xml:space="preserve"> P</w:t>
      </w:r>
      <w:r w:rsidR="00BD21F1" w:rsidRPr="00F67A4C">
        <w:t>reparation</w:t>
      </w:r>
      <w:r w:rsidR="00637CCB">
        <w:t xml:space="preserve"> </w:t>
      </w:r>
      <w:r w:rsidR="004A5DB4" w:rsidRPr="002B36B5">
        <w:t>and Process</w:t>
      </w:r>
      <w:bookmarkEnd w:id="49"/>
    </w:p>
    <w:p w14:paraId="47E53DA3" w14:textId="562FCD46" w:rsidR="00C6486D" w:rsidRPr="00C6486D" w:rsidRDefault="00333D6F" w:rsidP="0069381C">
      <w:pPr>
        <w:rPr>
          <w:color w:val="000000" w:themeColor="text1"/>
        </w:rPr>
      </w:pPr>
      <w:r w:rsidRPr="00F67A4C">
        <w:t>This section discusses the preparation for the projec</w:t>
      </w:r>
      <w:r w:rsidR="006801BB" w:rsidRPr="00F67A4C">
        <w:t xml:space="preserve">t, </w:t>
      </w:r>
      <w:r w:rsidR="006801BB" w:rsidRPr="00121BC0">
        <w:rPr>
          <w:color w:val="FF0000"/>
        </w:rPr>
        <w:t>including background reading and</w:t>
      </w:r>
      <w:r w:rsidRPr="00121BC0">
        <w:rPr>
          <w:color w:val="FF0000"/>
        </w:rPr>
        <w:t xml:space="preserve"> </w:t>
      </w:r>
      <w:r w:rsidR="006801BB" w:rsidRPr="00121BC0">
        <w:rPr>
          <w:color w:val="FF0000"/>
        </w:rPr>
        <w:t xml:space="preserve">the </w:t>
      </w:r>
      <w:r w:rsidRPr="00121BC0">
        <w:rPr>
          <w:color w:val="FF0000"/>
        </w:rPr>
        <w:t xml:space="preserve">analysis </w:t>
      </w:r>
      <w:r w:rsidR="00AD0ED0" w:rsidRPr="00121BC0">
        <w:rPr>
          <w:color w:val="FF0000"/>
        </w:rPr>
        <w:t>based on the problem and the preparation.</w:t>
      </w:r>
      <w:r w:rsidRPr="00121BC0">
        <w:rPr>
          <w:color w:val="FF0000"/>
        </w:rPr>
        <w:t xml:space="preserve"> </w:t>
      </w:r>
    </w:p>
    <w:p w14:paraId="7541F862" w14:textId="74F76BED" w:rsidR="006801BB" w:rsidRDefault="006801BB" w:rsidP="000D4D86">
      <w:pPr>
        <w:pStyle w:val="Heading2"/>
      </w:pPr>
      <w:bookmarkStart w:id="50" w:name="_Toc509312610"/>
      <w:r w:rsidRPr="00F67A4C">
        <w:t>2.1 Preparation</w:t>
      </w:r>
      <w:bookmarkEnd w:id="50"/>
    </w:p>
    <w:p w14:paraId="0AA26986" w14:textId="4EA8A5BE" w:rsidR="00C97DBD" w:rsidRPr="00C6486D" w:rsidRDefault="00C6486D" w:rsidP="00C97DBD">
      <w:pPr>
        <w:rPr>
          <w:lang w:eastAsia="en-US"/>
        </w:rPr>
      </w:pPr>
      <w:r>
        <w:rPr>
          <w:lang w:eastAsia="en-US"/>
        </w:rPr>
        <w:t xml:space="preserve">The preparation phase of the project </w:t>
      </w:r>
      <w:r w:rsidR="003B446C">
        <w:rPr>
          <w:lang w:eastAsia="en-US"/>
        </w:rPr>
        <w:t>length is two weeks</w:t>
      </w:r>
      <w:r w:rsidR="00C97DBD">
        <w:rPr>
          <w:lang w:eastAsia="en-US"/>
        </w:rPr>
        <w:t xml:space="preserve"> – from 29/01/2018 to 09/02/2018</w:t>
      </w:r>
      <w:r w:rsidR="003B446C">
        <w:rPr>
          <w:lang w:eastAsia="en-US"/>
        </w:rPr>
        <w:t xml:space="preserve">. It </w:t>
      </w:r>
      <w:r w:rsidR="00C97DBD">
        <w:rPr>
          <w:lang w:eastAsia="en-US"/>
        </w:rPr>
        <w:t>consists of studying about games in general, game development, tools, game loop. It also includes setting up the environment and implementing simple tasks to learn how to work with it.</w:t>
      </w:r>
    </w:p>
    <w:p w14:paraId="68C7BBE9" w14:textId="0125466C" w:rsidR="00637CCB" w:rsidRDefault="00637CCB" w:rsidP="00902222">
      <w:pPr>
        <w:pStyle w:val="Heading3"/>
      </w:pPr>
      <w:bookmarkStart w:id="51" w:name="_Toc509312611"/>
      <w:r>
        <w:lastRenderedPageBreak/>
        <w:t xml:space="preserve">2.1.1 </w:t>
      </w:r>
      <w:r w:rsidR="00A8394F">
        <w:t>Behind the scenes</w:t>
      </w:r>
      <w:bookmarkEnd w:id="51"/>
    </w:p>
    <w:p w14:paraId="0A0AEBF3" w14:textId="4DD2E65D" w:rsidR="00637CCB" w:rsidRDefault="00902222" w:rsidP="00637CCB">
      <w:pPr>
        <w:rPr>
          <w:lang w:eastAsia="en-US"/>
        </w:rPr>
      </w:pPr>
      <w:r>
        <w:rPr>
          <w:lang w:eastAsia="en-US"/>
        </w:rPr>
        <w:t xml:space="preserve">A 3D game consists </w:t>
      </w:r>
      <w:r w:rsidR="00671E9B">
        <w:rPr>
          <w:lang w:eastAsia="en-US"/>
        </w:rPr>
        <w:t>of different component</w:t>
      </w:r>
      <w:r w:rsidR="00AA4207">
        <w:rPr>
          <w:lang w:eastAsia="en-US"/>
        </w:rPr>
        <w:t>s</w:t>
      </w:r>
      <w:r>
        <w:rPr>
          <w:lang w:eastAsia="en-US"/>
        </w:rPr>
        <w:t>:</w:t>
      </w:r>
    </w:p>
    <w:p w14:paraId="0F324034" w14:textId="62BC744C" w:rsidR="00902222" w:rsidRDefault="00902222" w:rsidP="009D2190">
      <w:pPr>
        <w:pStyle w:val="ListParagraph"/>
        <w:numPr>
          <w:ilvl w:val="0"/>
          <w:numId w:val="2"/>
        </w:numPr>
        <w:rPr>
          <w:lang w:eastAsia="en-US"/>
        </w:rPr>
      </w:pPr>
      <w:r>
        <w:rPr>
          <w:lang w:eastAsia="en-US"/>
        </w:rPr>
        <w:t>Game Objects</w:t>
      </w:r>
      <w:ins w:id="52" w:author="Microsoft Office User" w:date="2018-03-18T21:27:00Z">
        <w:r w:rsidR="00E27C83">
          <w:rPr>
            <w:lang w:eastAsia="en-US"/>
          </w:rPr>
          <w:t xml:space="preserve"> – </w:t>
        </w:r>
      </w:ins>
      <w:r>
        <w:rPr>
          <w:lang w:eastAsia="en-US"/>
        </w:rPr>
        <w:t xml:space="preserve"> such as Models, Lightings, HUD</w:t>
      </w:r>
      <w:r w:rsidR="00532DE0">
        <w:rPr>
          <w:lang w:eastAsia="en-US"/>
        </w:rPr>
        <w:t>s</w:t>
      </w:r>
    </w:p>
    <w:p w14:paraId="22CE0868" w14:textId="34D4D3E6" w:rsidR="00902222" w:rsidRDefault="00902222" w:rsidP="009D2190">
      <w:pPr>
        <w:pStyle w:val="ListParagraph"/>
        <w:numPr>
          <w:ilvl w:val="0"/>
          <w:numId w:val="2"/>
        </w:numPr>
        <w:rPr>
          <w:lang w:eastAsia="en-US"/>
        </w:rPr>
      </w:pPr>
      <w:r>
        <w:rPr>
          <w:lang w:eastAsia="en-US"/>
        </w:rPr>
        <w:t xml:space="preserve">Game Engine – This is what makes the game interactive. Part of its functionality is to add, remove and move objects around the scene, detect collisions and to respond to them adequately. </w:t>
      </w:r>
      <w:r w:rsidR="00C40701">
        <w:rPr>
          <w:lang w:eastAsia="en-US"/>
        </w:rPr>
        <w:t>Depending on the framework used, all of it or most of it is written in script files.</w:t>
      </w:r>
    </w:p>
    <w:p w14:paraId="4C2AB0EB" w14:textId="1871CA79" w:rsidR="00902222" w:rsidRDefault="00902222" w:rsidP="009D2190">
      <w:pPr>
        <w:pStyle w:val="ListParagraph"/>
        <w:numPr>
          <w:ilvl w:val="0"/>
          <w:numId w:val="2"/>
        </w:numPr>
        <w:rPr>
          <w:lang w:eastAsia="en-US"/>
        </w:rPr>
      </w:pPr>
      <w:r>
        <w:rPr>
          <w:lang w:eastAsia="en-US"/>
        </w:rPr>
        <w:t>Scene</w:t>
      </w:r>
      <w:r w:rsidR="0070084F">
        <w:rPr>
          <w:lang w:eastAsia="en-US"/>
        </w:rPr>
        <w:t xml:space="preserve"> – This is where all the Game Objects are located. </w:t>
      </w:r>
      <w:r w:rsidR="00532DE0">
        <w:rPr>
          <w:lang w:eastAsia="en-US"/>
        </w:rPr>
        <w:t>Every</w:t>
      </w:r>
      <w:r w:rsidR="0070084F">
        <w:rPr>
          <w:lang w:eastAsia="en-US"/>
        </w:rPr>
        <w:t xml:space="preserve"> object has a position on the</w:t>
      </w:r>
      <w:r w:rsidR="00532DE0">
        <w:rPr>
          <w:lang w:eastAsia="en-US"/>
        </w:rPr>
        <w:t xml:space="preserve"> scene that is determined by the value of its X, Y and Z axis.</w:t>
      </w:r>
    </w:p>
    <w:p w14:paraId="432908B8" w14:textId="105DEC35" w:rsidR="00902222" w:rsidRDefault="00902222" w:rsidP="009D2190">
      <w:pPr>
        <w:pStyle w:val="ListParagraph"/>
        <w:numPr>
          <w:ilvl w:val="0"/>
          <w:numId w:val="2"/>
        </w:numPr>
        <w:rPr>
          <w:lang w:eastAsia="en-US"/>
        </w:rPr>
      </w:pPr>
      <w:r>
        <w:rPr>
          <w:lang w:eastAsia="en-US"/>
        </w:rPr>
        <w:t>Camera</w:t>
      </w:r>
      <w:r w:rsidR="00532DE0">
        <w:rPr>
          <w:lang w:eastAsia="en-US"/>
        </w:rPr>
        <w:t xml:space="preserve"> – The camera is also a Game Object and has its position on the scene. It is used to display a view of the virtual world to the player.</w:t>
      </w:r>
    </w:p>
    <w:p w14:paraId="5463F53B" w14:textId="3869F243" w:rsidR="00902222" w:rsidRDefault="00902222" w:rsidP="009D2190">
      <w:pPr>
        <w:pStyle w:val="ListParagraph"/>
        <w:numPr>
          <w:ilvl w:val="0"/>
          <w:numId w:val="2"/>
        </w:numPr>
        <w:rPr>
          <w:lang w:eastAsia="en-US"/>
        </w:rPr>
      </w:pPr>
      <w:r>
        <w:rPr>
          <w:lang w:eastAsia="en-US"/>
        </w:rPr>
        <w:t>Renderer</w:t>
      </w:r>
      <w:r w:rsidR="00532DE0">
        <w:rPr>
          <w:lang w:eastAsia="en-US"/>
        </w:rPr>
        <w:t xml:space="preserve"> </w:t>
      </w:r>
      <w:r w:rsidR="007F03A0">
        <w:rPr>
          <w:lang w:eastAsia="en-US"/>
        </w:rPr>
        <w:t>–</w:t>
      </w:r>
      <w:r w:rsidR="00532DE0">
        <w:rPr>
          <w:lang w:eastAsia="en-US"/>
        </w:rPr>
        <w:t xml:space="preserve"> </w:t>
      </w:r>
      <w:r w:rsidR="007F03A0">
        <w:rPr>
          <w:lang w:eastAsia="en-US"/>
        </w:rPr>
        <w:t xml:space="preserve">The renderer is drawing the game objects that are located in the camera parameter (i.e. the objects that </w:t>
      </w:r>
      <w:r w:rsidR="00D633C5">
        <w:rPr>
          <w:lang w:eastAsia="en-US"/>
        </w:rPr>
        <w:t>are seen by the current position and rotation of the camera</w:t>
      </w:r>
      <w:r w:rsidR="007F03A0">
        <w:rPr>
          <w:lang w:eastAsia="en-US"/>
        </w:rPr>
        <w:t>).</w:t>
      </w:r>
    </w:p>
    <w:p w14:paraId="537FCFAD" w14:textId="604FC861" w:rsidR="00D633C5" w:rsidRDefault="007D3B5A" w:rsidP="00D633C5">
      <w:pPr>
        <w:pStyle w:val="Heading3"/>
        <w:rPr>
          <w:lang w:eastAsia="en-US"/>
        </w:rPr>
      </w:pPr>
      <w:bookmarkStart w:id="53" w:name="_Toc509312612"/>
      <w:r>
        <w:rPr>
          <w:lang w:eastAsia="en-US"/>
        </w:rPr>
        <w:t>2.1.2</w:t>
      </w:r>
      <w:r w:rsidR="00D633C5">
        <w:rPr>
          <w:lang w:eastAsia="en-US"/>
        </w:rPr>
        <w:t xml:space="preserve"> </w:t>
      </w:r>
      <w:r w:rsidR="00AB2FA1" w:rsidRPr="00F67A4C">
        <w:t>Game Engine editor selection</w:t>
      </w:r>
      <w:bookmarkEnd w:id="53"/>
    </w:p>
    <w:p w14:paraId="21CA428D" w14:textId="1F23C39D" w:rsidR="00BB0F3A" w:rsidRDefault="00E85209" w:rsidP="00D633C5">
      <w:pPr>
        <w:rPr>
          <w:lang w:eastAsia="en-US"/>
        </w:rPr>
      </w:pPr>
      <w:r w:rsidRPr="00A52BCA">
        <w:t>This section compares several</w:t>
      </w:r>
      <w:r w:rsidR="00BB0F3A" w:rsidRPr="00A52BCA">
        <w:t xml:space="preserve"> different Game E</w:t>
      </w:r>
      <w:r w:rsidRPr="00A52BCA">
        <w:t>ngine editors</w:t>
      </w:r>
      <w:r w:rsidR="00BB0F3A" w:rsidRPr="00A52BCA">
        <w:t xml:space="preserve"> in order to </w:t>
      </w:r>
      <w:r w:rsidRPr="00A52BCA">
        <w:t xml:space="preserve">select the best </w:t>
      </w:r>
      <w:r w:rsidR="00BB0F3A" w:rsidRPr="00A52BCA">
        <w:t xml:space="preserve">one to use </w:t>
      </w:r>
      <w:r w:rsidRPr="00A52BCA">
        <w:t>during the project dev</w:t>
      </w:r>
      <w:r w:rsidR="00BB0F3A" w:rsidRPr="00A52BCA">
        <w:t>elopment and testing</w:t>
      </w:r>
      <w:r w:rsidRPr="00A52BCA">
        <w:t xml:space="preserve"> phase. </w:t>
      </w:r>
      <w:r w:rsidR="000E3827" w:rsidRPr="00A52BCA">
        <w:rPr>
          <w:lang w:eastAsia="en-US"/>
        </w:rPr>
        <w:t xml:space="preserve">Nowadays games are created </w:t>
      </w:r>
      <w:r w:rsidR="00A52BCA" w:rsidRPr="00A52BCA">
        <w:rPr>
          <w:lang w:eastAsia="en-US"/>
        </w:rPr>
        <w:t>using Game</w:t>
      </w:r>
      <w:r w:rsidR="000E3827" w:rsidRPr="00A52BCA">
        <w:rPr>
          <w:lang w:eastAsia="en-US"/>
        </w:rPr>
        <w:t xml:space="preserve"> </w:t>
      </w:r>
      <w:r w:rsidR="007408CA" w:rsidRPr="00A52BCA">
        <w:rPr>
          <w:lang w:eastAsia="en-US"/>
        </w:rPr>
        <w:t>Development Platforms</w:t>
      </w:r>
      <w:r w:rsidR="000E3827" w:rsidRPr="00A52BCA">
        <w:rPr>
          <w:lang w:eastAsia="en-US"/>
        </w:rPr>
        <w:t xml:space="preserve">, Frameworks </w:t>
      </w:r>
      <w:r w:rsidR="000D1EE3" w:rsidRPr="00A52BCA">
        <w:rPr>
          <w:lang w:eastAsia="en-US"/>
        </w:rPr>
        <w:t>and</w:t>
      </w:r>
      <w:r w:rsidR="000E3827" w:rsidRPr="00A52BCA">
        <w:rPr>
          <w:lang w:eastAsia="en-US"/>
        </w:rPr>
        <w:t xml:space="preserve"> APIs.</w:t>
      </w:r>
      <w:r w:rsidR="00BB0F3A" w:rsidRPr="00A52BCA">
        <w:rPr>
          <w:lang w:eastAsia="en-US"/>
        </w:rPr>
        <w:t xml:space="preserve">   These platforms are m</w:t>
      </w:r>
      <w:r w:rsidR="00A52BCA" w:rsidRPr="00A52BCA">
        <w:rPr>
          <w:lang w:eastAsia="en-US"/>
        </w:rPr>
        <w:t xml:space="preserve">ade to facilitate </w:t>
      </w:r>
      <w:r w:rsidR="009F1523">
        <w:rPr>
          <w:lang w:eastAsia="en-US"/>
        </w:rPr>
        <w:t xml:space="preserve">the </w:t>
      </w:r>
      <w:r w:rsidR="00A52BCA" w:rsidRPr="00A52BCA">
        <w:rPr>
          <w:lang w:eastAsia="en-US"/>
        </w:rPr>
        <w:t>game creation,</w:t>
      </w:r>
      <w:r w:rsidR="00BB0F3A" w:rsidRPr="00A52BCA">
        <w:rPr>
          <w:lang w:eastAsia="en-US"/>
        </w:rPr>
        <w:t xml:space="preserve"> as well as allowing smal</w:t>
      </w:r>
      <w:r w:rsidR="00A52BCA" w:rsidRPr="00A52BCA">
        <w:rPr>
          <w:lang w:eastAsia="en-US"/>
        </w:rPr>
        <w:t xml:space="preserve">ler teams with </w:t>
      </w:r>
      <w:r w:rsidR="002433B4">
        <w:rPr>
          <w:lang w:eastAsia="en-US"/>
        </w:rPr>
        <w:t xml:space="preserve">a </w:t>
      </w:r>
      <w:r w:rsidR="00A52BCA" w:rsidRPr="00A52BCA">
        <w:rPr>
          <w:lang w:eastAsia="en-US"/>
        </w:rPr>
        <w:t>less financial capacity to be able to compete against larger software companies. These</w:t>
      </w:r>
      <w:r w:rsidR="00BB0F3A" w:rsidRPr="00A52BCA">
        <w:rPr>
          <w:lang w:eastAsia="en-US"/>
        </w:rPr>
        <w:t xml:space="preserve"> method</w:t>
      </w:r>
      <w:r w:rsidR="00A52BCA" w:rsidRPr="00A52BCA">
        <w:rPr>
          <w:lang w:eastAsia="en-US"/>
        </w:rPr>
        <w:t xml:space="preserve">s make it easier to make games interactive, as well as simplifies the implementation of </w:t>
      </w:r>
      <w:r w:rsidR="00F10E44" w:rsidRPr="00A52BCA">
        <w:rPr>
          <w:lang w:eastAsia="en-US"/>
        </w:rPr>
        <w:t>Game Logic, G</w:t>
      </w:r>
      <w:r w:rsidR="00154F94" w:rsidRPr="00A52BCA">
        <w:rPr>
          <w:lang w:eastAsia="en-US"/>
        </w:rPr>
        <w:t>raphics</w:t>
      </w:r>
      <w:r w:rsidR="00F10E44" w:rsidRPr="00A52BCA">
        <w:rPr>
          <w:lang w:eastAsia="en-US"/>
        </w:rPr>
        <w:t>, Audio, Networking, Art</w:t>
      </w:r>
      <w:r w:rsidR="00A52BCA" w:rsidRPr="00A52BCA">
        <w:rPr>
          <w:lang w:eastAsia="en-US"/>
        </w:rPr>
        <w:t>ificial Intelligence and Algorithms.</w:t>
      </w:r>
    </w:p>
    <w:p w14:paraId="64F6C335" w14:textId="4410483E" w:rsidR="00DE11B3" w:rsidRPr="00F4194F" w:rsidRDefault="007D3B5A" w:rsidP="00F4194F">
      <w:pPr>
        <w:pStyle w:val="Heading4"/>
      </w:pPr>
      <w:bookmarkStart w:id="54" w:name="_Toc509312613"/>
      <w:r>
        <w:t>2.1.2.1</w:t>
      </w:r>
      <w:r w:rsidR="00F4194F" w:rsidRPr="00F4194F">
        <w:t xml:space="preserve"> </w:t>
      </w:r>
      <w:r w:rsidR="00DE11B3" w:rsidRPr="00F4194F">
        <w:t>Low-Level APIs</w:t>
      </w:r>
      <w:bookmarkEnd w:id="54"/>
    </w:p>
    <w:p w14:paraId="06869DC3" w14:textId="7D1817C6" w:rsidR="00154F94" w:rsidRPr="002A10F8" w:rsidRDefault="00806378" w:rsidP="00D633C5">
      <w:pPr>
        <w:rPr>
          <w:highlight w:val="yellow"/>
          <w:lang w:eastAsia="en-US"/>
        </w:rPr>
      </w:pPr>
      <w:r>
        <w:rPr>
          <w:lang w:eastAsia="en-US"/>
        </w:rPr>
        <w:t>Lower-level A</w:t>
      </w:r>
      <w:r w:rsidR="000D1EE3">
        <w:rPr>
          <w:lang w:eastAsia="en-US"/>
        </w:rPr>
        <w:t>PIs such as OpenGL and Metal</w:t>
      </w:r>
      <w:r w:rsidR="00A52BCA">
        <w:rPr>
          <w:lang w:eastAsia="en-US"/>
        </w:rPr>
        <w:t xml:space="preserve"> are</w:t>
      </w:r>
      <w:r w:rsidR="000D1EE3">
        <w:rPr>
          <w:lang w:eastAsia="en-US"/>
        </w:rPr>
        <w:t xml:space="preserve"> designed to be more efficient than</w:t>
      </w:r>
      <w:r w:rsidR="00A52BCA">
        <w:rPr>
          <w:lang w:eastAsia="en-US"/>
        </w:rPr>
        <w:t xml:space="preserve"> their</w:t>
      </w:r>
      <w:r w:rsidR="000D1EE3">
        <w:rPr>
          <w:lang w:eastAsia="en-US"/>
        </w:rPr>
        <w:t xml:space="preserve"> higher-level </w:t>
      </w:r>
      <w:r w:rsidR="00C11E50">
        <w:rPr>
          <w:lang w:eastAsia="en-US"/>
        </w:rPr>
        <w:t>counter</w:t>
      </w:r>
      <w:r w:rsidR="002A10F8" w:rsidRPr="00526303">
        <w:rPr>
          <w:lang w:eastAsia="en-US"/>
        </w:rPr>
        <w:t>pa</w:t>
      </w:r>
      <w:r w:rsidR="002A10F8" w:rsidRPr="009F68F6">
        <w:rPr>
          <w:color w:val="000000" w:themeColor="text1"/>
          <w:lang w:eastAsia="en-US"/>
        </w:rPr>
        <w:t>rts (e.g. Apple’s SceneKit and Unity, please see section on High-Level APIs for more detail)</w:t>
      </w:r>
      <w:r w:rsidR="00A52BCA" w:rsidRPr="009F68F6">
        <w:rPr>
          <w:color w:val="000000" w:themeColor="text1"/>
          <w:lang w:eastAsia="en-US"/>
        </w:rPr>
        <w:t xml:space="preserve">. </w:t>
      </w:r>
      <w:r w:rsidR="00A52BCA">
        <w:rPr>
          <w:lang w:eastAsia="en-US"/>
        </w:rPr>
        <w:t xml:space="preserve">They </w:t>
      </w:r>
      <w:r w:rsidR="000D1EE3">
        <w:rPr>
          <w:lang w:eastAsia="en-US"/>
        </w:rPr>
        <w:t xml:space="preserve">send instructions directly to the </w:t>
      </w:r>
      <w:r w:rsidR="00E85209">
        <w:rPr>
          <w:lang w:eastAsia="en-US"/>
        </w:rPr>
        <w:t>graphics processing unit (GPU)</w:t>
      </w:r>
      <w:r w:rsidR="000D1EE3">
        <w:rPr>
          <w:lang w:eastAsia="en-US"/>
        </w:rPr>
        <w:t>.</w:t>
      </w:r>
      <w:r w:rsidR="00154F94">
        <w:rPr>
          <w:lang w:eastAsia="en-US"/>
        </w:rPr>
        <w:t xml:space="preserve"> </w:t>
      </w:r>
      <w:r w:rsidR="00B36253">
        <w:rPr>
          <w:lang w:eastAsia="en-US"/>
        </w:rPr>
        <w:t>Lower-level APIs are not appropriate for beginners because they are very difficult. They demand</w:t>
      </w:r>
      <w:r w:rsidR="00154F94">
        <w:rPr>
          <w:lang w:eastAsia="en-US"/>
        </w:rPr>
        <w:t xml:space="preserve"> a ve</w:t>
      </w:r>
      <w:r w:rsidR="009A046D">
        <w:rPr>
          <w:lang w:eastAsia="en-US"/>
        </w:rPr>
        <w:t>ry strong theoretical knowledge</w:t>
      </w:r>
      <w:r w:rsidR="00B36253">
        <w:rPr>
          <w:lang w:eastAsia="en-US"/>
        </w:rPr>
        <w:t xml:space="preserve"> which includes a fluent understanding how the GPU works. </w:t>
      </w:r>
    </w:p>
    <w:p w14:paraId="55F341BC" w14:textId="77777777" w:rsidR="00154F94" w:rsidRDefault="00154F94" w:rsidP="00D633C5"/>
    <w:p w14:paraId="4D2F74DB" w14:textId="755EEE92" w:rsidR="00DE11B3" w:rsidRPr="00921159" w:rsidRDefault="00121BC0" w:rsidP="00D633C5">
      <w:pPr>
        <w:rPr>
          <w:highlight w:val="green"/>
          <w:lang w:eastAsia="en-US"/>
        </w:rPr>
      </w:pPr>
      <w:hyperlink r:id="rId8" w:history="1">
        <w:r w:rsidR="00154F94" w:rsidRPr="00921159">
          <w:rPr>
            <w:rStyle w:val="Hyperlink"/>
            <w:highlight w:val="green"/>
            <w:lang w:eastAsia="en-US"/>
          </w:rPr>
          <w:t>https://developer.apple.com/documentation/scenekit</w:t>
        </w:r>
      </w:hyperlink>
    </w:p>
    <w:p w14:paraId="71D823E4" w14:textId="6B8AC524" w:rsidR="00154F94" w:rsidRPr="00526303" w:rsidRDefault="007D3B5A" w:rsidP="00B776E9">
      <w:pPr>
        <w:pStyle w:val="Heading4"/>
        <w:rPr>
          <w:lang w:eastAsia="en-US"/>
        </w:rPr>
      </w:pPr>
      <w:bookmarkStart w:id="55" w:name="_Toc509312614"/>
      <w:r>
        <w:rPr>
          <w:lang w:eastAsia="en-US"/>
        </w:rPr>
        <w:t>2.1.2.2</w:t>
      </w:r>
      <w:r w:rsidR="00F4194F" w:rsidRPr="00526303">
        <w:rPr>
          <w:lang w:eastAsia="en-US"/>
        </w:rPr>
        <w:t xml:space="preserve"> </w:t>
      </w:r>
      <w:r w:rsidR="00154F94" w:rsidRPr="00526303">
        <w:rPr>
          <w:lang w:eastAsia="en-US"/>
        </w:rPr>
        <w:t>High-Level APIs</w:t>
      </w:r>
      <w:bookmarkEnd w:id="55"/>
    </w:p>
    <w:p w14:paraId="448E068C" w14:textId="044A916E" w:rsidR="00154F94" w:rsidRPr="00526303" w:rsidRDefault="00B36253" w:rsidP="00154F94">
      <w:pPr>
        <w:rPr>
          <w:lang w:eastAsia="en-US"/>
        </w:rPr>
      </w:pPr>
      <w:r w:rsidRPr="00526303">
        <w:rPr>
          <w:lang w:eastAsia="en-US"/>
        </w:rPr>
        <w:t>Contrary</w:t>
      </w:r>
      <w:r w:rsidR="00BB1D1A" w:rsidRPr="00526303">
        <w:rPr>
          <w:lang w:eastAsia="en-US"/>
        </w:rPr>
        <w:t xml:space="preserve"> to the Low-Level APIs, </w:t>
      </w:r>
      <w:r w:rsidR="00526303" w:rsidRPr="00526303">
        <w:rPr>
          <w:lang w:eastAsia="en-US"/>
        </w:rPr>
        <w:t>these types of APIs</w:t>
      </w:r>
      <w:r w:rsidR="00BB1D1A" w:rsidRPr="00526303">
        <w:rPr>
          <w:lang w:eastAsia="en-US"/>
        </w:rPr>
        <w:t xml:space="preserve"> do</w:t>
      </w:r>
      <w:r w:rsidR="00E85209" w:rsidRPr="00526303">
        <w:rPr>
          <w:lang w:eastAsia="en-US"/>
        </w:rPr>
        <w:t xml:space="preserve"> not require </w:t>
      </w:r>
      <w:r w:rsidR="00921159" w:rsidRPr="00526303">
        <w:rPr>
          <w:lang w:eastAsia="en-US"/>
        </w:rPr>
        <w:t xml:space="preserve">such a </w:t>
      </w:r>
      <w:r w:rsidR="00E85209" w:rsidRPr="00526303">
        <w:rPr>
          <w:lang w:eastAsia="en-US"/>
        </w:rPr>
        <w:t xml:space="preserve">strong </w:t>
      </w:r>
      <w:r w:rsidR="00921159" w:rsidRPr="00526303">
        <w:rPr>
          <w:lang w:eastAsia="en-US"/>
        </w:rPr>
        <w:t xml:space="preserve">theoretical knowledge </w:t>
      </w:r>
      <w:r w:rsidR="00E85209" w:rsidRPr="00526303">
        <w:rPr>
          <w:lang w:eastAsia="en-US"/>
        </w:rPr>
        <w:t xml:space="preserve">and </w:t>
      </w:r>
      <w:r w:rsidR="00BB1D1A" w:rsidRPr="00526303">
        <w:rPr>
          <w:lang w:eastAsia="en-US"/>
        </w:rPr>
        <w:t>they</w:t>
      </w:r>
      <w:r w:rsidR="00921159" w:rsidRPr="00526303">
        <w:rPr>
          <w:lang w:eastAsia="en-US"/>
        </w:rPr>
        <w:t xml:space="preserve"> </w:t>
      </w:r>
      <w:r w:rsidR="00BB1D1A" w:rsidRPr="00526303">
        <w:rPr>
          <w:lang w:eastAsia="en-US"/>
        </w:rPr>
        <w:t>do</w:t>
      </w:r>
      <w:r w:rsidR="00E85209" w:rsidRPr="00526303">
        <w:rPr>
          <w:lang w:eastAsia="en-US"/>
        </w:rPr>
        <w:t xml:space="preserve"> not have direct access to the</w:t>
      </w:r>
      <w:r w:rsidRPr="00526303">
        <w:rPr>
          <w:lang w:eastAsia="en-US"/>
        </w:rPr>
        <w:t xml:space="preserve"> hardware</w:t>
      </w:r>
      <w:r w:rsidR="00E85209" w:rsidRPr="00526303">
        <w:rPr>
          <w:lang w:eastAsia="en-US"/>
        </w:rPr>
        <w:t xml:space="preserve">. </w:t>
      </w:r>
      <w:r w:rsidR="00AB2FA1" w:rsidRPr="00526303">
        <w:rPr>
          <w:lang w:eastAsia="en-US"/>
        </w:rPr>
        <w:t>This makes the game development for beginners</w:t>
      </w:r>
      <w:r w:rsidR="00E85209" w:rsidRPr="00526303">
        <w:rPr>
          <w:lang w:eastAsia="en-US"/>
        </w:rPr>
        <w:t xml:space="preserve"> easier, but less efficient to develop games with it. </w:t>
      </w:r>
    </w:p>
    <w:p w14:paraId="7A27D7AF" w14:textId="1A2C0637" w:rsidR="00E85209" w:rsidRPr="00154F94" w:rsidRDefault="00E85209" w:rsidP="00154F94">
      <w:pPr>
        <w:rPr>
          <w:lang w:eastAsia="en-US"/>
        </w:rPr>
      </w:pPr>
      <w:r w:rsidRPr="00526303">
        <w:rPr>
          <w:lang w:eastAsia="en-US"/>
        </w:rPr>
        <w:lastRenderedPageBreak/>
        <w:t>https://developer.apple.com/scenekit/</w:t>
      </w:r>
    </w:p>
    <w:p w14:paraId="6525C014" w14:textId="77777777" w:rsidR="00637CCB" w:rsidRPr="00F67A4C" w:rsidRDefault="00637CCB" w:rsidP="0069381C"/>
    <w:p w14:paraId="17644334" w14:textId="76467E2E" w:rsidR="0061560B" w:rsidRPr="00F67A4C" w:rsidRDefault="00A51DC0" w:rsidP="00F4194F">
      <w:pPr>
        <w:pStyle w:val="Heading5"/>
      </w:pPr>
      <w:r w:rsidRPr="00F67A4C">
        <w:t>Apple</w:t>
      </w:r>
      <w:r w:rsidR="00637CCB">
        <w:t>’s</w:t>
      </w:r>
      <w:r w:rsidR="0061560B" w:rsidRPr="00F67A4C">
        <w:t xml:space="preserve"> SceneKit</w:t>
      </w:r>
    </w:p>
    <w:p w14:paraId="6C9AFF14" w14:textId="67B9EEA3" w:rsidR="00F21A4F" w:rsidRDefault="00637CCB" w:rsidP="0069381C">
      <w:r w:rsidRPr="00637CCB">
        <w:rPr>
          <w:shd w:val="clear" w:color="auto" w:fill="FFFFFF"/>
        </w:rPr>
        <w:t>SceneKit is a high-level 3D graphics framewor</w:t>
      </w:r>
      <w:r w:rsidR="008901FE">
        <w:rPr>
          <w:shd w:val="clear" w:color="auto" w:fill="FFFFFF"/>
        </w:rPr>
        <w:t>k that can be used to create 3D games</w:t>
      </w:r>
      <w:r w:rsidR="007A4203">
        <w:rPr>
          <w:shd w:val="clear" w:color="auto" w:fill="FFFFFF"/>
        </w:rPr>
        <w:t xml:space="preserve"> </w:t>
      </w:r>
      <w:r w:rsidR="001245A4" w:rsidRPr="00F67A4C">
        <w:t>[2].</w:t>
      </w:r>
      <w:r w:rsidR="00102AD0" w:rsidRPr="00F67A4C">
        <w:t xml:space="preserve"> </w:t>
      </w:r>
      <w:r w:rsidR="0061560B" w:rsidRPr="00F67A4C">
        <w:t xml:space="preserve">As a result of a short </w:t>
      </w:r>
      <w:r w:rsidR="00F8169B">
        <w:t>study</w:t>
      </w:r>
      <w:r w:rsidR="0061560B" w:rsidRPr="00F67A4C">
        <w:t xml:space="preserve"> it</w:t>
      </w:r>
      <w:r w:rsidR="00102AD0" w:rsidRPr="00F67A4C">
        <w:t xml:space="preserve"> has been found out that </w:t>
      </w:r>
      <w:r w:rsidR="0061560B" w:rsidRPr="00F67A4C">
        <w:t>the</w:t>
      </w:r>
      <w:r w:rsidR="00102AD0" w:rsidRPr="00F67A4C">
        <w:t xml:space="preserve"> framework </w:t>
      </w:r>
      <w:r w:rsidR="00F8169B">
        <w:t>has several disadvantages</w:t>
      </w:r>
      <w:r w:rsidR="00F21A4F">
        <w:t>:</w:t>
      </w:r>
      <w:r w:rsidR="007A4203">
        <w:t xml:space="preserve"> </w:t>
      </w:r>
    </w:p>
    <w:p w14:paraId="5480E58C" w14:textId="77777777" w:rsidR="00F8169B" w:rsidRDefault="007A4203" w:rsidP="009D2190">
      <w:pPr>
        <w:pStyle w:val="ListParagraph"/>
        <w:numPr>
          <w:ilvl w:val="0"/>
          <w:numId w:val="3"/>
        </w:numPr>
      </w:pPr>
      <w:r>
        <w:t xml:space="preserve">The available </w:t>
      </w:r>
      <w:r w:rsidR="00102AD0" w:rsidRPr="00F67A4C">
        <w:t xml:space="preserve">tutorials and sources that can be used </w:t>
      </w:r>
      <w:r w:rsidR="007550C2" w:rsidRPr="00F67A4C">
        <w:t xml:space="preserve">to gain knowledge </w:t>
      </w:r>
      <w:r w:rsidR="00F21A4F">
        <w:t>about the framework are limited</w:t>
      </w:r>
      <w:r w:rsidR="0061560B" w:rsidRPr="00F67A4C">
        <w:t xml:space="preserve">. </w:t>
      </w:r>
    </w:p>
    <w:p w14:paraId="0A4F49AC" w14:textId="594DD762" w:rsidR="0061560B" w:rsidRDefault="0061560B" w:rsidP="009D2190">
      <w:pPr>
        <w:pStyle w:val="ListParagraph"/>
        <w:numPr>
          <w:ilvl w:val="0"/>
          <w:numId w:val="3"/>
        </w:numPr>
      </w:pPr>
      <w:r w:rsidRPr="00F67A4C">
        <w:t>Another disadvan</w:t>
      </w:r>
      <w:r w:rsidR="00B07803" w:rsidRPr="00F67A4C">
        <w:t xml:space="preserve">tage is that the framework does not </w:t>
      </w:r>
      <w:r w:rsidR="007A4203">
        <w:t>have graphical scene editor</w:t>
      </w:r>
      <w:r w:rsidR="00B07803" w:rsidRPr="00F67A4C">
        <w:t xml:space="preserve"> and the only way to track </w:t>
      </w:r>
      <w:r w:rsidR="007A4203">
        <w:t>the</w:t>
      </w:r>
      <w:r w:rsidR="00B07803" w:rsidRPr="00F67A4C">
        <w:t xml:space="preserve"> visual progress </w:t>
      </w:r>
      <w:r w:rsidR="007A4203">
        <w:t xml:space="preserve">on the project </w:t>
      </w:r>
      <w:r w:rsidR="00B07803" w:rsidRPr="00F67A4C">
        <w:t>is to run an Apple Simulator via Xcode and execute the application</w:t>
      </w:r>
      <w:r w:rsidR="00002CA7" w:rsidRPr="00F67A4C">
        <w:t xml:space="preserve"> </w:t>
      </w:r>
      <w:r w:rsidR="00B07803" w:rsidRPr="00F67A4C">
        <w:t>[3,4].</w:t>
      </w:r>
    </w:p>
    <w:p w14:paraId="1C863064" w14:textId="351C872C" w:rsidR="00F21A4F" w:rsidRDefault="00F526A6" w:rsidP="009D2190">
      <w:pPr>
        <w:pStyle w:val="ListParagraph"/>
        <w:numPr>
          <w:ilvl w:val="0"/>
          <w:numId w:val="3"/>
        </w:numPr>
      </w:pPr>
      <w:r>
        <w:t>Requires Xcode software and an Apple device to execute it (i.e. MacBook).</w:t>
      </w:r>
    </w:p>
    <w:p w14:paraId="342D5AE7" w14:textId="3BB9E01C" w:rsidR="00F21A4F" w:rsidRDefault="00F526A6" w:rsidP="009D2190">
      <w:pPr>
        <w:pStyle w:val="ListParagraph"/>
        <w:numPr>
          <w:ilvl w:val="0"/>
          <w:numId w:val="3"/>
        </w:numPr>
      </w:pPr>
      <w:r>
        <w:t xml:space="preserve">The application can be </w:t>
      </w:r>
      <w:r w:rsidRPr="00526303">
        <w:t>deployed</w:t>
      </w:r>
      <w:r w:rsidR="007415DE">
        <w:t xml:space="preserve"> </w:t>
      </w:r>
      <w:r>
        <w:t>only on Apple devices.</w:t>
      </w:r>
    </w:p>
    <w:p w14:paraId="3CFE7E1D" w14:textId="77777777" w:rsidR="00F21A4F" w:rsidRPr="00F21A4F" w:rsidRDefault="00F21A4F" w:rsidP="0069381C"/>
    <w:p w14:paraId="4939621E" w14:textId="3975FEA7" w:rsidR="0061560B" w:rsidRPr="00F67A4C" w:rsidRDefault="0061560B" w:rsidP="00F4194F">
      <w:pPr>
        <w:pStyle w:val="Heading5"/>
      </w:pPr>
      <w:r w:rsidRPr="00F67A4C">
        <w:t>Unity</w:t>
      </w:r>
    </w:p>
    <w:p w14:paraId="0F4198B8" w14:textId="789B5F5F" w:rsidR="003C7FC3" w:rsidRDefault="00137CEA" w:rsidP="0069381C">
      <w:r w:rsidRPr="00F67A4C">
        <w:t>Unity is one</w:t>
      </w:r>
      <w:r w:rsidR="00F8169B">
        <w:t xml:space="preserve"> of the world’s </w:t>
      </w:r>
      <w:r w:rsidR="00571B5E" w:rsidRPr="00F67A4C">
        <w:t xml:space="preserve">leading </w:t>
      </w:r>
      <w:r w:rsidR="003C7FC3">
        <w:t>creation</w:t>
      </w:r>
      <w:r w:rsidR="00571B5E" w:rsidRPr="00F67A4C">
        <w:t xml:space="preserve"> engine</w:t>
      </w:r>
      <w:r w:rsidR="00F8169B">
        <w:t>s</w:t>
      </w:r>
      <w:r w:rsidR="003C7FC3">
        <w:t xml:space="preserve"> </w:t>
      </w:r>
      <w:r w:rsidR="001E086E">
        <w:t>for gaming</w:t>
      </w:r>
      <w:r w:rsidR="00F8169B">
        <w:t xml:space="preserve">. </w:t>
      </w:r>
      <w:r w:rsidR="00F83B86" w:rsidRPr="00F67A4C">
        <w:t>It does come with all of the tools necessary to build a</w:t>
      </w:r>
      <w:r w:rsidR="00A35BE0" w:rsidRPr="00F67A4C">
        <w:t xml:space="preserve"> 3D</w:t>
      </w:r>
      <w:r w:rsidR="00F83B86" w:rsidRPr="00F67A4C">
        <w:t xml:space="preserve"> game. </w:t>
      </w:r>
      <w:r w:rsidR="003C7FC3">
        <w:t xml:space="preserve">Unity comes with huge advantages over </w:t>
      </w:r>
      <w:r w:rsidR="006628C4">
        <w:t>previously</w:t>
      </w:r>
      <w:r w:rsidR="003C7FC3">
        <w:t xml:space="preserve"> listed platforms:</w:t>
      </w:r>
    </w:p>
    <w:p w14:paraId="24511366" w14:textId="2D50CC3A" w:rsidR="003C7FC3" w:rsidRDefault="003C7FC3" w:rsidP="009D2190">
      <w:pPr>
        <w:pStyle w:val="ListParagraph"/>
        <w:numPr>
          <w:ilvl w:val="0"/>
          <w:numId w:val="4"/>
        </w:numPr>
      </w:pPr>
      <w:r>
        <w:t>All-in-one editor – displays t</w:t>
      </w:r>
      <w:r w:rsidR="006628C4">
        <w:t xml:space="preserve">he scene and all of its objects. </w:t>
      </w:r>
      <w:r>
        <w:t>Every object can be modified directly from the editor. The editor gives the opportunity to perform the basic operations such as movement, scaling and rotation, as well as modifying more specific game object parameters and attaching components such as collision detectors and scripts.</w:t>
      </w:r>
      <w:r w:rsidR="00E679E0">
        <w:t xml:space="preserve"> The editor also has options for camera, rendering, world lighting, fog etc.</w:t>
      </w:r>
    </w:p>
    <w:p w14:paraId="09793D70" w14:textId="656A4227" w:rsidR="00E679E0" w:rsidRDefault="006628C4" w:rsidP="009D2190">
      <w:pPr>
        <w:pStyle w:val="ListParagraph"/>
        <w:numPr>
          <w:ilvl w:val="0"/>
          <w:numId w:val="4"/>
        </w:numPr>
      </w:pPr>
      <w:r>
        <w:t xml:space="preserve">Scripting in Unity – Is similar </w:t>
      </w:r>
      <w:r w:rsidR="00E679E0">
        <w:t>to SceneKit, the game object</w:t>
      </w:r>
      <w:r>
        <w:t>’</w:t>
      </w:r>
      <w:r w:rsidR="00E679E0">
        <w:t>s behaviour has to be described in code and stored in scripts. Those scripts can be written in either C# or Unity Script (JavaScript adapted for Unity).</w:t>
      </w:r>
    </w:p>
    <w:p w14:paraId="77C78C34" w14:textId="08B0974C" w:rsidR="00E679E0" w:rsidRDefault="00E679E0" w:rsidP="006628C4">
      <w:pPr>
        <w:ind w:left="360"/>
      </w:pPr>
      <w:r>
        <w:t>[</w:t>
      </w:r>
      <w:r w:rsidRPr="00E679E0">
        <w:t>https://blogs.unity3d.com/2014/09/03/documentation-unity-scripting-languages-and-you/</w:t>
      </w:r>
      <w:r>
        <w:t>]</w:t>
      </w:r>
    </w:p>
    <w:p w14:paraId="1B5910E3" w14:textId="1B656E30" w:rsidR="00671977" w:rsidRDefault="001D00EF" w:rsidP="009D2190">
      <w:pPr>
        <w:pStyle w:val="ListParagraph"/>
        <w:numPr>
          <w:ilvl w:val="0"/>
          <w:numId w:val="5"/>
        </w:numPr>
      </w:pPr>
      <w:r>
        <w:t>Portability – Every project</w:t>
      </w:r>
      <w:r w:rsidR="00F83B86" w:rsidRPr="00F67A4C">
        <w:t xml:space="preserve"> can be rebuilt </w:t>
      </w:r>
      <w:r w:rsidR="00C63BFD">
        <w:t>and deployed to</w:t>
      </w:r>
      <w:r w:rsidR="00F83B86" w:rsidRPr="00F67A4C">
        <w:t xml:space="preserve"> more than 25 platforms. This means that the scope of t</w:t>
      </w:r>
      <w:r w:rsidR="00450E1A">
        <w:t>he project will not only cover iOS</w:t>
      </w:r>
      <w:r w:rsidR="00F83B86" w:rsidRPr="00F67A4C">
        <w:t xml:space="preserve"> devices, but it could </w:t>
      </w:r>
      <w:r w:rsidR="0083121E">
        <w:t xml:space="preserve">also </w:t>
      </w:r>
      <w:r w:rsidR="00F83B86" w:rsidRPr="00F67A4C">
        <w:t xml:space="preserve">be built for </w:t>
      </w:r>
      <w:r w:rsidR="00C63BFD">
        <w:t>VR</w:t>
      </w:r>
      <w:r w:rsidR="006628C4">
        <w:t xml:space="preserve">, PC, Mac, </w:t>
      </w:r>
      <w:r w:rsidR="00F83B86" w:rsidRPr="00F67A4C">
        <w:t xml:space="preserve">etc. </w:t>
      </w:r>
      <w:r w:rsidR="006628C4">
        <w:t>I</w:t>
      </w:r>
      <w:r w:rsidR="00F83B86" w:rsidRPr="00F67A4C">
        <w:t>t has to be taken into account that the gam</w:t>
      </w:r>
      <w:r w:rsidR="00AC43A9">
        <w:t>e character has to be controlled</w:t>
      </w:r>
      <w:r w:rsidR="00F83B86" w:rsidRPr="00F67A4C">
        <w:t xml:space="preserve"> via the user’s input </w:t>
      </w:r>
      <w:r w:rsidR="00CD01AD">
        <w:t>and the typical user input for the</w:t>
      </w:r>
      <w:r w:rsidR="00F83B86" w:rsidRPr="00F67A4C">
        <w:t xml:space="preserve"> mobile</w:t>
      </w:r>
      <w:r w:rsidR="00A35BE0" w:rsidRPr="00F67A4C">
        <w:t xml:space="preserve"> device</w:t>
      </w:r>
      <w:r w:rsidR="00CD01AD">
        <w:t>s</w:t>
      </w:r>
      <w:r w:rsidR="006628C4">
        <w:t xml:space="preserve"> are tactile</w:t>
      </w:r>
      <w:r w:rsidR="00A35BE0" w:rsidRPr="00F67A4C">
        <w:t>.</w:t>
      </w:r>
      <w:r w:rsidR="00F83B86" w:rsidRPr="00F67A4C">
        <w:t xml:space="preserve"> </w:t>
      </w:r>
      <w:r w:rsidR="00A35BE0" w:rsidRPr="00F67A4C">
        <w:t>On the other hand,</w:t>
      </w:r>
      <w:r w:rsidR="00F83B86" w:rsidRPr="00F67A4C">
        <w:t xml:space="preserve"> PC games input</w:t>
      </w:r>
      <w:r w:rsidR="00D87621">
        <w:t xml:space="preserve"> </w:t>
      </w:r>
      <w:r w:rsidR="00E210E3">
        <w:t>typically</w:t>
      </w:r>
      <w:r w:rsidR="00F83B86" w:rsidRPr="00F67A4C">
        <w:t xml:space="preserve"> comes from the mouse and the keyboard. This means that simply switching the platform is not eno</w:t>
      </w:r>
      <w:r w:rsidR="000A209B">
        <w:t xml:space="preserve">ugh and there are some slight </w:t>
      </w:r>
      <w:r w:rsidR="00F83B86" w:rsidRPr="00F67A4C">
        <w:t xml:space="preserve">modifications that have to be </w:t>
      </w:r>
      <w:r w:rsidR="00A35BE0" w:rsidRPr="00F67A4C">
        <w:t>adjusted for most of the platforms</w:t>
      </w:r>
      <w:r w:rsidR="00F83B86" w:rsidRPr="00F67A4C">
        <w:t xml:space="preserve">. </w:t>
      </w:r>
      <w:r w:rsidR="00C63BFD" w:rsidRPr="00C63BFD">
        <w:t>https://unity3d.com/unity/features/multiplatform</w:t>
      </w:r>
    </w:p>
    <w:p w14:paraId="7EE895AD" w14:textId="6C9D2D6A" w:rsidR="00902E5E" w:rsidRDefault="00902E5E" w:rsidP="009D2190">
      <w:pPr>
        <w:pStyle w:val="ListParagraph"/>
        <w:numPr>
          <w:ilvl w:val="0"/>
          <w:numId w:val="5"/>
        </w:numPr>
      </w:pPr>
      <w:r>
        <w:t xml:space="preserve">Consider </w:t>
      </w:r>
      <w:r w:rsidR="00AF3192">
        <w:t>writing for</w:t>
      </w:r>
      <w:r>
        <w:t xml:space="preserve"> profiler and other debugging tools</w:t>
      </w:r>
    </w:p>
    <w:p w14:paraId="64E42F92" w14:textId="748A4106" w:rsidR="009A683E" w:rsidRDefault="009A683E" w:rsidP="009A683E">
      <w:r w:rsidRPr="009A683E">
        <w:rPr>
          <w:highlight w:val="yellow"/>
        </w:rPr>
        <w:lastRenderedPageBreak/>
        <w:t>Might write about Autodesk Maya</w:t>
      </w:r>
      <w:r>
        <w:rPr>
          <w:highlight w:val="yellow"/>
        </w:rPr>
        <w:t xml:space="preserve"> here</w:t>
      </w:r>
      <w:r w:rsidRPr="009A683E">
        <w:rPr>
          <w:highlight w:val="yellow"/>
        </w:rPr>
        <w:t>. Depends on whether I will have the time to create the object that I am planning to.</w:t>
      </w:r>
    </w:p>
    <w:p w14:paraId="42E9A623" w14:textId="50F07A91" w:rsidR="0011260D" w:rsidRPr="00F67A4C" w:rsidRDefault="008D55A4" w:rsidP="008D55A4">
      <w:pPr>
        <w:pStyle w:val="Heading3"/>
      </w:pPr>
      <w:bookmarkStart w:id="56" w:name="_Toc509312615"/>
      <w:r>
        <w:t>2.1.3</w:t>
      </w:r>
      <w:r w:rsidR="007D3B5A">
        <w:t xml:space="preserve"> </w:t>
      </w:r>
      <w:r w:rsidR="006179FB" w:rsidRPr="00F67A4C">
        <w:t>Performance</w:t>
      </w:r>
      <w:bookmarkEnd w:id="56"/>
    </w:p>
    <w:p w14:paraId="60FE5145" w14:textId="5813AF3E" w:rsidR="0014082E" w:rsidRDefault="00421C49" w:rsidP="0069381C">
      <w:r>
        <w:t>Performance tweaking is</w:t>
      </w:r>
      <w:r w:rsidR="006179FB" w:rsidRPr="00F67A4C">
        <w:t xml:space="preserve"> </w:t>
      </w:r>
      <w:r w:rsidR="00A053C2">
        <w:t xml:space="preserve">an </w:t>
      </w:r>
      <w:r w:rsidR="006179FB" w:rsidRPr="00F67A4C">
        <w:t xml:space="preserve">essential </w:t>
      </w:r>
      <w:r w:rsidR="00C63BFD">
        <w:t>part of the 3D Game D</w:t>
      </w:r>
      <w:r w:rsidR="00F7685A">
        <w:t xml:space="preserve">evelopment and </w:t>
      </w:r>
      <w:r w:rsidR="001414AA">
        <w:t>for the purpose of this project</w:t>
      </w:r>
      <w:r w:rsidR="00E72DE9">
        <w:t>,</w:t>
      </w:r>
      <w:r w:rsidR="001414AA">
        <w:t xml:space="preserve"> </w:t>
      </w:r>
      <w:r>
        <w:t xml:space="preserve">it </w:t>
      </w:r>
      <w:r w:rsidR="000C20E1">
        <w:t>is</w:t>
      </w:r>
      <w:r w:rsidR="00F7685A">
        <w:t xml:space="preserve"> examined in great detail.</w:t>
      </w:r>
    </w:p>
    <w:p w14:paraId="61356240" w14:textId="384D47D0" w:rsidR="008D55A4" w:rsidRPr="00F67A4C" w:rsidRDefault="007D3B5A" w:rsidP="008D55A4">
      <w:pPr>
        <w:pStyle w:val="Heading4"/>
      </w:pPr>
      <w:bookmarkStart w:id="57" w:name="_Toc509312616"/>
      <w:r w:rsidRPr="00720920">
        <w:rPr>
          <w:highlight w:val="red"/>
        </w:rPr>
        <w:t>2.1.3.1</w:t>
      </w:r>
      <w:r w:rsidR="008D55A4" w:rsidRPr="00720920">
        <w:rPr>
          <w:highlight w:val="red"/>
        </w:rPr>
        <w:t xml:space="preserve"> Rendering</w:t>
      </w:r>
      <w:bookmarkEnd w:id="57"/>
    </w:p>
    <w:p w14:paraId="58070E16" w14:textId="75FD2F38" w:rsidR="008D55A4" w:rsidRPr="00F67A4C" w:rsidRDefault="00421C49" w:rsidP="008D55A4">
      <w:r>
        <w:t>All 3D</w:t>
      </w:r>
      <w:r w:rsidR="008D55A4" w:rsidRPr="00F67A4C">
        <w:t xml:space="preserve"> Models are made up of triangles and squares. The more shapes you have the more detailed is the model. Respectively the more shapes </w:t>
      </w:r>
      <w:r>
        <w:t>the higher the rendering</w:t>
      </w:r>
      <w:r w:rsidR="008D55A4" w:rsidRPr="00F67A4C">
        <w:t xml:space="preserve"> cost is.</w:t>
      </w:r>
    </w:p>
    <w:p w14:paraId="21B43DDB" w14:textId="6203E2CA" w:rsidR="008D55A4" w:rsidRPr="00F67A4C" w:rsidRDefault="008D55A4" w:rsidP="008D55A4">
      <w:r w:rsidRPr="00F67A4C">
        <w:t xml:space="preserve">The 3D world in games is called </w:t>
      </w:r>
      <w:r w:rsidR="00421C49">
        <w:t>‘</w:t>
      </w:r>
      <w:r w:rsidRPr="00F67A4C">
        <w:t>a Scene</w:t>
      </w:r>
      <w:r w:rsidR="00421C49">
        <w:t>’</w:t>
      </w:r>
      <w:r w:rsidRPr="00F67A4C">
        <w:t xml:space="preserve"> and contains different models, lightings, shadows, shadings etc.</w:t>
      </w:r>
    </w:p>
    <w:p w14:paraId="1AB5C890" w14:textId="7E84C3B6" w:rsidR="008D55A4" w:rsidRPr="00F67A4C" w:rsidRDefault="008D55A4" w:rsidP="008D55A4">
      <w:r w:rsidRPr="00F67A4C">
        <w:t xml:space="preserve">The rendering process </w:t>
      </w:r>
      <w:r w:rsidR="00421C49">
        <w:t>can be defined</w:t>
      </w:r>
      <w:r w:rsidRPr="00F67A4C">
        <w:t xml:space="preserve"> as drawing these objects on the screen. </w:t>
      </w:r>
    </w:p>
    <w:p w14:paraId="7644C242" w14:textId="4FB6D3D2" w:rsidR="008D55A4" w:rsidRPr="00F67A4C" w:rsidRDefault="008D55A4" w:rsidP="0069381C">
      <w:r w:rsidRPr="00421C49">
        <w:rPr>
          <w:b/>
          <w:highlight w:val="cyan"/>
        </w:rPr>
        <w:t>Write more about rendering</w:t>
      </w:r>
      <w:r w:rsidRPr="00F67A4C">
        <w:rPr>
          <w:highlight w:val="cyan"/>
        </w:rPr>
        <w:t xml:space="preserve"> https://unity3d.com/learn/tutorials/temas/performance-optimization/optimizing-graphics-rendering-unity-games</w:t>
      </w:r>
    </w:p>
    <w:p w14:paraId="315E6C2C" w14:textId="3B6BEE0F" w:rsidR="0014082E" w:rsidRPr="00F67A4C" w:rsidRDefault="008D55A4" w:rsidP="008D55A4">
      <w:pPr>
        <w:pStyle w:val="Heading4"/>
      </w:pPr>
      <w:bookmarkStart w:id="58" w:name="_Toc509312617"/>
      <w:r>
        <w:t>2.1.3</w:t>
      </w:r>
      <w:r w:rsidR="00AD0ED0" w:rsidRPr="00F67A4C">
        <w:t>.</w:t>
      </w:r>
      <w:r w:rsidR="007D3B5A">
        <w:t>2</w:t>
      </w:r>
      <w:r w:rsidR="00AD0ED0" w:rsidRPr="00F67A4C">
        <w:t xml:space="preserve"> </w:t>
      </w:r>
      <w:r w:rsidR="0014082E" w:rsidRPr="00F67A4C">
        <w:t>Frames Per Second</w:t>
      </w:r>
      <w:bookmarkEnd w:id="58"/>
    </w:p>
    <w:p w14:paraId="7059CD74" w14:textId="0636C7B3" w:rsidR="00F965A9" w:rsidRPr="00F67A4C" w:rsidRDefault="00421C49" w:rsidP="0069381C">
      <w:r>
        <w:t>In order for a game to be enjoyable</w:t>
      </w:r>
      <w:r w:rsidR="00E72DE9">
        <w:t>,</w:t>
      </w:r>
      <w:r>
        <w:t xml:space="preserve"> it should run smoothly</w:t>
      </w:r>
      <w:r w:rsidR="00DF4FA7" w:rsidRPr="00F67A4C">
        <w:t xml:space="preserve"> with no lag or delay. This means that </w:t>
      </w:r>
      <w:r w:rsidR="008D55A4">
        <w:t>the</w:t>
      </w:r>
      <w:r w:rsidR="00DF4FA7" w:rsidRPr="00F67A4C">
        <w:t xml:space="preserve"> drawings are repeated multiple times per second. </w:t>
      </w:r>
      <w:r w:rsidR="00F965A9" w:rsidRPr="00F67A4C">
        <w:t>Each</w:t>
      </w:r>
      <w:r w:rsidR="00DF4FA7" w:rsidRPr="00F67A4C">
        <w:t xml:space="preserve"> drawing repetition is called a frame and a reasonable measure </w:t>
      </w:r>
      <w:r w:rsidR="0086443D">
        <w:t>of</w:t>
      </w:r>
      <w:r w:rsidR="00DF4FA7" w:rsidRPr="00F67A4C">
        <w:t xml:space="preserve"> performance is </w:t>
      </w:r>
      <w:r w:rsidR="00F965A9" w:rsidRPr="00F67A4C">
        <w:t xml:space="preserve">how many </w:t>
      </w:r>
      <w:r w:rsidR="00DF4FA7" w:rsidRPr="00F67A4C">
        <w:t>frames</w:t>
      </w:r>
      <w:r w:rsidR="00F965A9" w:rsidRPr="00F67A4C">
        <w:t xml:space="preserve"> can be rendered</w:t>
      </w:r>
      <w:r w:rsidR="00DF4FA7" w:rsidRPr="00F67A4C">
        <w:t xml:space="preserve"> per second. </w:t>
      </w:r>
    </w:p>
    <w:p w14:paraId="0EC429FA" w14:textId="23A4217F" w:rsidR="0014082E" w:rsidRPr="00F67A4C" w:rsidRDefault="00A760BC" w:rsidP="0069381C">
      <w:r>
        <w:t>An i</w:t>
      </w:r>
      <w:r w:rsidR="00DF4FA7" w:rsidRPr="00F67A4C">
        <w:t>mportant thing to consider while measuring</w:t>
      </w:r>
      <w:r w:rsidR="00DE548B" w:rsidRPr="00F67A4C">
        <w:t xml:space="preserve"> the performance</w:t>
      </w:r>
      <w:r w:rsidR="00DF4FA7" w:rsidRPr="00F67A4C">
        <w:t xml:space="preserve"> is that different devices have different </w:t>
      </w:r>
      <w:r w:rsidR="00DE548B" w:rsidRPr="00F67A4C">
        <w:t>hardware specifications</w:t>
      </w:r>
      <w:r w:rsidR="00DF4FA7" w:rsidRPr="00F67A4C">
        <w:t xml:space="preserve"> and some devices may perform better than others. This is why the PC games </w:t>
      </w:r>
      <w:r w:rsidR="00F965A9" w:rsidRPr="00F67A4C">
        <w:t>have</w:t>
      </w:r>
      <w:r w:rsidR="00DF4FA7" w:rsidRPr="00F67A4C">
        <w:t xml:space="preserve"> minimum hardware requirements. The performance</w:t>
      </w:r>
      <w:r w:rsidR="00F965A9" w:rsidRPr="00F67A4C">
        <w:t xml:space="preserve"> that could be achieved</w:t>
      </w:r>
      <w:r w:rsidR="00DF4FA7" w:rsidRPr="00F67A4C">
        <w:t xml:space="preserve"> with mobile games is worse since the </w:t>
      </w:r>
      <w:r w:rsidR="00CC7842">
        <w:t xml:space="preserve">hardware of </w:t>
      </w:r>
      <w:r w:rsidR="00DF4FA7" w:rsidRPr="00F67A4C">
        <w:t xml:space="preserve">mobile devices </w:t>
      </w:r>
      <w:r w:rsidR="00534520">
        <w:t>is</w:t>
      </w:r>
      <w:r w:rsidR="00CC7842">
        <w:t xml:space="preserve"> not</w:t>
      </w:r>
      <w:r w:rsidR="00DF4FA7" w:rsidRPr="00F67A4C">
        <w:t xml:space="preserve"> as powerful as </w:t>
      </w:r>
      <w:r w:rsidR="00CC7842">
        <w:t>those in</w:t>
      </w:r>
      <w:r w:rsidR="00F965A9" w:rsidRPr="00F67A4C">
        <w:t xml:space="preserve"> </w:t>
      </w:r>
      <w:r w:rsidR="00DF4FA7" w:rsidRPr="00F67A4C">
        <w:t>personal computer</w:t>
      </w:r>
      <w:r w:rsidR="00F965A9" w:rsidRPr="00F67A4C">
        <w:t>s</w:t>
      </w:r>
      <w:r w:rsidR="00DF4FA7" w:rsidRPr="00F67A4C">
        <w:t>.</w:t>
      </w:r>
    </w:p>
    <w:p w14:paraId="37E011F8" w14:textId="16089832" w:rsidR="00765965" w:rsidRPr="00526303" w:rsidRDefault="007D3B5A" w:rsidP="008D55A4">
      <w:pPr>
        <w:pStyle w:val="Heading4"/>
      </w:pPr>
      <w:bookmarkStart w:id="59" w:name="_Toc509312618"/>
      <w:r>
        <w:t>2.1.3.3</w:t>
      </w:r>
      <w:r w:rsidR="008D55A4" w:rsidRPr="00526303">
        <w:t xml:space="preserve"> </w:t>
      </w:r>
      <w:r w:rsidR="00F965A9" w:rsidRPr="00526303">
        <w:t>Movies vs Games</w:t>
      </w:r>
      <w:bookmarkEnd w:id="59"/>
    </w:p>
    <w:p w14:paraId="63C664EE" w14:textId="6C607838" w:rsidR="00144659" w:rsidRPr="00526303" w:rsidRDefault="00CC7842" w:rsidP="0069381C">
      <w:r w:rsidRPr="00526303">
        <w:t xml:space="preserve">Rendering for video games is a complicated process and very different from movies, which the general gaming public is not aware of. </w:t>
      </w:r>
      <w:r w:rsidR="00144659" w:rsidRPr="00526303">
        <w:t>Movies are pre-rende</w:t>
      </w:r>
      <w:r w:rsidRPr="00526303">
        <w:t>red, s</w:t>
      </w:r>
      <w:r w:rsidR="00144659" w:rsidRPr="00526303">
        <w:t xml:space="preserve">ome of them have much more computationally heavy graphics and require very powerful hardware systems in order to complete that rendering in </w:t>
      </w:r>
      <w:r w:rsidR="00030110" w:rsidRPr="00526303">
        <w:t xml:space="preserve">a </w:t>
      </w:r>
      <w:r w:rsidR="00144659" w:rsidRPr="00526303">
        <w:t>reasonable amount of time. Those hardware systems are called render</w:t>
      </w:r>
      <w:r w:rsidRPr="00526303">
        <w:t>ing</w:t>
      </w:r>
      <w:r w:rsidR="00144659" w:rsidRPr="00526303">
        <w:t xml:space="preserve"> farms.</w:t>
      </w:r>
    </w:p>
    <w:p w14:paraId="719087F5" w14:textId="77777777" w:rsidR="00A51DC0" w:rsidRPr="00526303" w:rsidRDefault="00A51DC0" w:rsidP="0069381C"/>
    <w:p w14:paraId="1871C850" w14:textId="26E7692E" w:rsidR="00A51DC0" w:rsidRPr="00F67A4C" w:rsidRDefault="00CD5633" w:rsidP="00844E7B">
      <w:r w:rsidRPr="00526303">
        <w:t xml:space="preserve">On the other hand, video games use the hardware based on </w:t>
      </w:r>
      <w:r w:rsidR="00144659" w:rsidRPr="00526303">
        <w:t>the</w:t>
      </w:r>
      <w:r w:rsidRPr="00526303">
        <w:t xml:space="preserve"> device to render their graphics. </w:t>
      </w:r>
      <w:r w:rsidR="00280634" w:rsidRPr="00526303">
        <w:t>Therefore,</w:t>
      </w:r>
      <w:r w:rsidRPr="00526303">
        <w:t xml:space="preserve"> the graphics </w:t>
      </w:r>
      <w:r w:rsidR="00144659" w:rsidRPr="00526303">
        <w:t xml:space="preserve">are calculated by the time they are executed, so they </w:t>
      </w:r>
      <w:r w:rsidRPr="00526303">
        <w:t>have to be simpler and more efficient, which makes their capabilities limited.</w:t>
      </w:r>
    </w:p>
    <w:p w14:paraId="0BE92A22" w14:textId="7ED7FD50" w:rsidR="00EB5DAD" w:rsidRPr="00F67A4C" w:rsidRDefault="007D3B5A" w:rsidP="008D55A4">
      <w:pPr>
        <w:pStyle w:val="Heading4"/>
      </w:pPr>
      <w:bookmarkStart w:id="60" w:name="_Toc509312619"/>
      <w:r w:rsidRPr="00720920">
        <w:rPr>
          <w:highlight w:val="red"/>
        </w:rPr>
        <w:t>2.1.3.5</w:t>
      </w:r>
      <w:r w:rsidR="008D55A4" w:rsidRPr="00720920">
        <w:rPr>
          <w:highlight w:val="red"/>
        </w:rPr>
        <w:t xml:space="preserve"> </w:t>
      </w:r>
      <w:r w:rsidR="00EB5DAD" w:rsidRPr="00720920">
        <w:rPr>
          <w:highlight w:val="red"/>
        </w:rPr>
        <w:t xml:space="preserve">CPU </w:t>
      </w:r>
      <w:r w:rsidR="0014082E" w:rsidRPr="00720920">
        <w:rPr>
          <w:highlight w:val="red"/>
        </w:rPr>
        <w:t>and GPU bound</w:t>
      </w:r>
      <w:bookmarkEnd w:id="60"/>
    </w:p>
    <w:p w14:paraId="0B0217B9" w14:textId="311A7B82" w:rsidR="00EB5DAD" w:rsidRPr="00F67A4C" w:rsidRDefault="00EB5DAD" w:rsidP="0069381C">
      <w:r w:rsidRPr="00F67A4C">
        <w:t>Central Processing Unit</w:t>
      </w:r>
    </w:p>
    <w:p w14:paraId="596C7E8B" w14:textId="4058F8E9" w:rsidR="00A21A3A" w:rsidRDefault="007D3B5A" w:rsidP="008D55A4">
      <w:pPr>
        <w:pStyle w:val="Heading4"/>
      </w:pPr>
      <w:bookmarkStart w:id="61" w:name="_Toc509312620"/>
      <w:r w:rsidRPr="00720920">
        <w:rPr>
          <w:highlight w:val="red"/>
        </w:rPr>
        <w:lastRenderedPageBreak/>
        <w:t>2.1.3</w:t>
      </w:r>
      <w:r w:rsidR="008D55A4" w:rsidRPr="00720920">
        <w:rPr>
          <w:highlight w:val="red"/>
        </w:rPr>
        <w:t>.</w:t>
      </w:r>
      <w:r w:rsidRPr="00720920">
        <w:rPr>
          <w:highlight w:val="red"/>
        </w:rPr>
        <w:t>6</w:t>
      </w:r>
      <w:r w:rsidR="008D55A4" w:rsidRPr="00720920">
        <w:rPr>
          <w:highlight w:val="red"/>
        </w:rPr>
        <w:t xml:space="preserve"> </w:t>
      </w:r>
      <w:r w:rsidR="00A21A3A" w:rsidRPr="00720920">
        <w:rPr>
          <w:highlight w:val="red"/>
        </w:rPr>
        <w:t>Achieving high performance with Unity</w:t>
      </w:r>
      <w:bookmarkEnd w:id="61"/>
    </w:p>
    <w:p w14:paraId="7DCCE5CD" w14:textId="49D838F1" w:rsidR="00CA196C" w:rsidRDefault="00121BC0" w:rsidP="008D55A4">
      <w:pPr>
        <w:pStyle w:val="Heading4"/>
        <w:rPr>
          <w:rFonts w:eastAsiaTheme="minorHAnsi" w:cs="Arial"/>
          <w:b w:val="0"/>
          <w:i w:val="0"/>
          <w:iCs w:val="0"/>
          <w:color w:val="auto"/>
          <w:sz w:val="22"/>
        </w:rPr>
      </w:pPr>
      <w:hyperlink r:id="rId9" w:history="1">
        <w:bookmarkStart w:id="62" w:name="_Toc509312621"/>
        <w:r w:rsidR="00CA196C" w:rsidRPr="00056F03">
          <w:rPr>
            <w:rStyle w:val="Hyperlink"/>
            <w:rFonts w:eastAsiaTheme="minorHAnsi" w:cs="Arial"/>
            <w:b w:val="0"/>
            <w:i w:val="0"/>
            <w:iCs w:val="0"/>
            <w:sz w:val="22"/>
          </w:rPr>
          <w:t>https://unitytutorials.ca/misc/performance/writing-high-performance-c-scripts</w:t>
        </w:r>
        <w:bookmarkEnd w:id="62"/>
      </w:hyperlink>
    </w:p>
    <w:p w14:paraId="1F890C4E" w14:textId="5BE4A349" w:rsidR="004D62AB" w:rsidRDefault="004D62AB" w:rsidP="00AF3192">
      <w:pPr>
        <w:pStyle w:val="Heading5"/>
      </w:pPr>
      <w:r w:rsidRPr="00720920">
        <w:rPr>
          <w:highlight w:val="red"/>
        </w:rPr>
        <w:t>D</w:t>
      </w:r>
      <w:r w:rsidR="00AC43A9" w:rsidRPr="00720920">
        <w:rPr>
          <w:highlight w:val="red"/>
        </w:rPr>
        <w:t>ata-</w:t>
      </w:r>
      <w:r w:rsidRPr="00720920">
        <w:rPr>
          <w:highlight w:val="red"/>
        </w:rPr>
        <w:t>O</w:t>
      </w:r>
      <w:r w:rsidR="003537A6" w:rsidRPr="00720920">
        <w:rPr>
          <w:highlight w:val="red"/>
        </w:rPr>
        <w:t xml:space="preserve">riented </w:t>
      </w:r>
      <w:r w:rsidRPr="00720920">
        <w:rPr>
          <w:highlight w:val="red"/>
        </w:rPr>
        <w:t>P</w:t>
      </w:r>
      <w:r w:rsidR="003537A6" w:rsidRPr="00720920">
        <w:rPr>
          <w:highlight w:val="red"/>
        </w:rPr>
        <w:t xml:space="preserve">rogramming versus </w:t>
      </w:r>
      <w:r w:rsidRPr="00720920">
        <w:rPr>
          <w:highlight w:val="red"/>
        </w:rPr>
        <w:t>O</w:t>
      </w:r>
      <w:r w:rsidR="00AC43A9" w:rsidRPr="00720920">
        <w:rPr>
          <w:highlight w:val="red"/>
        </w:rPr>
        <w:t>bject-</w:t>
      </w:r>
      <w:r w:rsidR="003537A6" w:rsidRPr="00720920">
        <w:rPr>
          <w:highlight w:val="red"/>
        </w:rPr>
        <w:t xml:space="preserve">Oriented </w:t>
      </w:r>
      <w:r w:rsidRPr="00720920">
        <w:rPr>
          <w:highlight w:val="red"/>
        </w:rPr>
        <w:t>P</w:t>
      </w:r>
      <w:r w:rsidR="003537A6" w:rsidRPr="00720920">
        <w:rPr>
          <w:highlight w:val="red"/>
        </w:rPr>
        <w:t>rogramming</w:t>
      </w:r>
    </w:p>
    <w:p w14:paraId="6D590CF8" w14:textId="16CB9E4D" w:rsidR="00AF3192" w:rsidRDefault="00AF3192" w:rsidP="00AF3192">
      <w:r>
        <w:t xml:space="preserve">Most programmers learn </w:t>
      </w:r>
      <w:r w:rsidR="00534520">
        <w:t>to programme</w:t>
      </w:r>
      <w:r>
        <w:t xml:space="preserve"> by writing object-oriented code. This way of writing code is relatively easy, but it </w:t>
      </w:r>
      <w:r w:rsidR="00517E14">
        <w:t>sets</w:t>
      </w:r>
      <w:r>
        <w:t xml:space="preserve"> a limit on the performance that can </w:t>
      </w:r>
      <w:r w:rsidR="00517E14">
        <w:t xml:space="preserve">be </w:t>
      </w:r>
      <w:r>
        <w:t>achieve</w:t>
      </w:r>
      <w:r w:rsidR="00517E14">
        <w:t>d</w:t>
      </w:r>
      <w:r w:rsidR="00CC7842">
        <w:t xml:space="preserve"> because the memory layout is not linear</w:t>
      </w:r>
      <w:r>
        <w:t>.</w:t>
      </w:r>
      <w:r w:rsidR="00325661">
        <w:t xml:space="preserve"> </w:t>
      </w:r>
      <w:r w:rsidR="00CC7842">
        <w:t xml:space="preserve"> Explain why….</w:t>
      </w:r>
    </w:p>
    <w:p w14:paraId="3A8ED45E" w14:textId="3906D09C" w:rsidR="00AF3192" w:rsidRDefault="00AF3192" w:rsidP="00BE3CB7">
      <w:pPr>
        <w:pStyle w:val="Heading6"/>
      </w:pPr>
      <w:r>
        <w:t>How CPUs work behind the scenes?</w:t>
      </w:r>
    </w:p>
    <w:p w14:paraId="627DC462" w14:textId="0A7FDD71" w:rsidR="00AF3192" w:rsidRDefault="00AF3192" w:rsidP="00AF3192">
      <w:r>
        <w:t>CPUs read data in cache lines.</w:t>
      </w:r>
    </w:p>
    <w:p w14:paraId="0F660CD7" w14:textId="24CB02F5" w:rsidR="00325661" w:rsidRDefault="00325661" w:rsidP="00AF3192">
      <w:r>
        <w:t xml:space="preserve">When you create a class in C# that allocates memory in completely random locations in RAM. In our attempt later to access some of them we are loading all of the class data, but we are not necessarily using all of it. What we are doing is loading it in the cache without using it and waiting </w:t>
      </w:r>
      <w:r w:rsidR="00604E24">
        <w:t xml:space="preserve">for </w:t>
      </w:r>
      <w:r>
        <w:t xml:space="preserve">the bandwidth on our CPU, but not using it. </w:t>
      </w:r>
    </w:p>
    <w:p w14:paraId="665EF33E" w14:textId="7E97E043" w:rsidR="00325661" w:rsidRDefault="00325661" w:rsidP="00AF3192">
      <w:r>
        <w:t xml:space="preserve">A better way to write it is to use </w:t>
      </w:r>
      <w:r w:rsidR="004637FB">
        <w:t xml:space="preserve">a </w:t>
      </w:r>
      <w:r>
        <w:t>struct instead of class, which is allocating a linear block of memory. In th</w:t>
      </w:r>
      <w:r w:rsidR="006E353E">
        <w:t>at way</w:t>
      </w:r>
      <w:r w:rsidR="00E72DE9">
        <w:t>,</w:t>
      </w:r>
      <w:r w:rsidR="006E353E">
        <w:t xml:space="preserve"> we are again using t</w:t>
      </w:r>
      <w:r>
        <w:t>he same amount of memory but are accessing it linearly.</w:t>
      </w:r>
    </w:p>
    <w:p w14:paraId="209350B4" w14:textId="2AA95A24" w:rsidR="00AF3192" w:rsidRPr="00BE3CB7" w:rsidRDefault="00BE3CB7" w:rsidP="00AF3192">
      <w:pPr>
        <w:rPr>
          <w:color w:val="FF0000"/>
        </w:rPr>
      </w:pPr>
      <w:r w:rsidRPr="00BE3CB7">
        <w:rPr>
          <w:color w:val="FF0000"/>
        </w:rPr>
        <w:t>UNFINISHED</w:t>
      </w:r>
    </w:p>
    <w:p w14:paraId="180A15EE" w14:textId="4ECC5AFF" w:rsidR="003D57DA" w:rsidRDefault="00F06DDB" w:rsidP="008D55A4">
      <w:pPr>
        <w:pStyle w:val="Heading4"/>
      </w:pPr>
      <w:bookmarkStart w:id="63" w:name="_Toc509312622"/>
      <w:r>
        <w:t>2.1.3.7</w:t>
      </w:r>
      <w:r w:rsidR="008D55A4" w:rsidRPr="008D55A4">
        <w:t xml:space="preserve"> </w:t>
      </w:r>
      <w:r w:rsidR="006C2A3C">
        <w:t xml:space="preserve">Intermediate Language </w:t>
      </w:r>
      <w:r w:rsidR="00DD7FE8">
        <w:t>to</w:t>
      </w:r>
      <w:r w:rsidR="006C2A3C">
        <w:t xml:space="preserve"> C++ (IL2CPP))</w:t>
      </w:r>
      <w:bookmarkEnd w:id="63"/>
    </w:p>
    <w:p w14:paraId="0A7D517B" w14:textId="6459807F" w:rsidR="00BE3CB7" w:rsidRDefault="00121BC0" w:rsidP="00BE3CB7">
      <w:hyperlink r:id="rId10" w:history="1">
        <w:r w:rsidR="00BE3CB7" w:rsidRPr="00056F03">
          <w:rPr>
            <w:rStyle w:val="Hyperlink"/>
          </w:rPr>
          <w:t>https://blogs.unity3d.com/2015/05/06/an-introduction-to-ilcpp-internals/</w:t>
        </w:r>
      </w:hyperlink>
    </w:p>
    <w:p w14:paraId="58A362E0" w14:textId="0DC860AA" w:rsidR="00ED2EA4" w:rsidRDefault="00ED2EA4" w:rsidP="00BE3CB7">
      <w:r>
        <w:t>C++ is</w:t>
      </w:r>
      <w:r w:rsidR="009F68F6">
        <w:t xml:space="preserve"> an</w:t>
      </w:r>
      <w:r>
        <w:t xml:space="preserve"> </w:t>
      </w:r>
      <w:r w:rsidR="0017323A">
        <w:t>object-oriented</w:t>
      </w:r>
      <w:r>
        <w:t xml:space="preserve"> language which outperforms most or all of the OOP languages.</w:t>
      </w:r>
    </w:p>
    <w:p w14:paraId="4E2C2F7E" w14:textId="43872EC8" w:rsidR="00BE3CB7" w:rsidRDefault="00C33A13" w:rsidP="00BE3CB7">
      <w:r>
        <w:t xml:space="preserve">Unity is usually described as </w:t>
      </w:r>
      <w:r w:rsidR="00E72DE9">
        <w:t xml:space="preserve">a </w:t>
      </w:r>
      <w:r>
        <w:t xml:space="preserve">C# game engine, but it is actually written in C++ and It is written in that language because it </w:t>
      </w:r>
      <w:r w:rsidR="00FD5AAE">
        <w:t xml:space="preserve">is much </w:t>
      </w:r>
      <w:r>
        <w:t>faster than its alternatives.</w:t>
      </w:r>
    </w:p>
    <w:p w14:paraId="2BAF0735" w14:textId="2CDDE7D5" w:rsidR="00C33A13" w:rsidRDefault="00C33A13" w:rsidP="00BE3CB7">
      <w:r>
        <w:t xml:space="preserve">C# is easier and is much more difficult to do something wrong </w:t>
      </w:r>
      <w:r w:rsidR="0017323A">
        <w:t xml:space="preserve">because it is a managed language. </w:t>
      </w:r>
      <w:r w:rsidR="006E353E">
        <w:t>A m</w:t>
      </w:r>
      <w:r w:rsidR="0017323A">
        <w:t xml:space="preserve">anaged language is a language that has a virtual machine (VM </w:t>
      </w:r>
      <w:r w:rsidR="0088305A">
        <w:t>also called</w:t>
      </w:r>
      <w:r w:rsidR="0017323A">
        <w:t xml:space="preserve"> Garbage Collector </w:t>
      </w:r>
      <w:r w:rsidR="00E80715">
        <w:t xml:space="preserve">- </w:t>
      </w:r>
      <w:r w:rsidR="0017323A">
        <w:t>GC) which deallocates the allocated</w:t>
      </w:r>
      <w:r w:rsidR="00F03694">
        <w:t xml:space="preserve"> variables</w:t>
      </w:r>
      <w:r w:rsidR="00F74023">
        <w:t xml:space="preserve"> </w:t>
      </w:r>
      <w:r w:rsidR="006E353E">
        <w:t xml:space="preserve">in </w:t>
      </w:r>
      <w:r w:rsidR="00F74023">
        <w:t>memory and makes the application</w:t>
      </w:r>
      <w:r>
        <w:t xml:space="preserve"> memory safe.</w:t>
      </w:r>
      <w:r w:rsidR="00ED2EA4">
        <w:t xml:space="preserve"> </w:t>
      </w:r>
      <w:r w:rsidR="0017323A">
        <w:t xml:space="preserve">This is why most of </w:t>
      </w:r>
      <w:r w:rsidR="00E72DE9">
        <w:t xml:space="preserve">the </w:t>
      </w:r>
      <w:r w:rsidR="0017323A">
        <w:t>Unity Scripts are written in C#.</w:t>
      </w:r>
    </w:p>
    <w:p w14:paraId="033B95FE" w14:textId="52B71FC5" w:rsidR="00F75E99" w:rsidRPr="00BE3CB7" w:rsidRDefault="00F75E99" w:rsidP="00BE3CB7">
      <w:r>
        <w:t xml:space="preserve">When a game </w:t>
      </w:r>
      <w:r w:rsidR="006E353E">
        <w:t>is written in C#, the code gets compiled in</w:t>
      </w:r>
      <w:r>
        <w:t xml:space="preserve"> the game into IL (intermediate language). Since Unity supports 28 platforms and every game has to be able to support each of them, the game is converted</w:t>
      </w:r>
      <w:r w:rsidR="006E353E">
        <w:t xml:space="preserve"> from IL to C++. It is then sent</w:t>
      </w:r>
      <w:r>
        <w:t xml:space="preserve"> to the platform</w:t>
      </w:r>
      <w:r w:rsidR="00BE1797">
        <w:t>’s</w:t>
      </w:r>
      <w:r>
        <w:t xml:space="preserve"> compiler and compiled to the platform</w:t>
      </w:r>
      <w:r w:rsidR="00E87056">
        <w:t>’s</w:t>
      </w:r>
      <w:r>
        <w:t xml:space="preserve"> native language. As an </w:t>
      </w:r>
      <w:r w:rsidR="00D06B90">
        <w:t>example,</w:t>
      </w:r>
      <w:r w:rsidR="006E353E">
        <w:t xml:space="preserve"> for </w:t>
      </w:r>
      <w:r>
        <w:t xml:space="preserve">iOS applications such as this project, Xcode will recompile the game </w:t>
      </w:r>
      <w:r w:rsidR="00F9511B">
        <w:t xml:space="preserve">from C++ </w:t>
      </w:r>
      <w:r>
        <w:t>to ARM assembly language.</w:t>
      </w:r>
    </w:p>
    <w:p w14:paraId="024633FA" w14:textId="73275D0B" w:rsidR="00124E03" w:rsidRPr="00F67A4C" w:rsidRDefault="008D55A4" w:rsidP="008D55A4">
      <w:pPr>
        <w:pStyle w:val="Heading4"/>
      </w:pPr>
      <w:bookmarkStart w:id="64" w:name="_Toc509312623"/>
      <w:r w:rsidRPr="00720920">
        <w:rPr>
          <w:highlight w:val="red"/>
        </w:rPr>
        <w:t>2.1.3.</w:t>
      </w:r>
      <w:r w:rsidR="00FD71E7" w:rsidRPr="00720920">
        <w:rPr>
          <w:highlight w:val="red"/>
        </w:rPr>
        <w:t>8</w:t>
      </w:r>
      <w:r w:rsidRPr="00720920">
        <w:rPr>
          <w:highlight w:val="red"/>
        </w:rPr>
        <w:t xml:space="preserve"> </w:t>
      </w:r>
      <w:r w:rsidR="00124E03" w:rsidRPr="00720920">
        <w:rPr>
          <w:highlight w:val="red"/>
        </w:rPr>
        <w:t>Goal</w:t>
      </w:r>
      <w:bookmarkEnd w:id="64"/>
    </w:p>
    <w:p w14:paraId="1E802E2D" w14:textId="358B8F38" w:rsidR="005B760F" w:rsidRPr="00F67A4C" w:rsidRDefault="0051430A" w:rsidP="00B10F84">
      <w:r w:rsidRPr="00F67A4C">
        <w:t>Apparently,</w:t>
      </w:r>
      <w:r w:rsidR="0014082E" w:rsidRPr="00F67A4C">
        <w:t xml:space="preserve"> the more </w:t>
      </w:r>
      <w:r w:rsidR="00526303" w:rsidRPr="00F67A4C">
        <w:t>FPS</w:t>
      </w:r>
      <w:r w:rsidR="00526303">
        <w:t xml:space="preserve"> (</w:t>
      </w:r>
      <w:r w:rsidR="006E353E">
        <w:t>Frames per Second)</w:t>
      </w:r>
      <w:r w:rsidR="0014082E" w:rsidRPr="00F67A4C">
        <w:t xml:space="preserve"> the smoother the motion will appear.</w:t>
      </w:r>
      <w:r w:rsidR="00564D8B" w:rsidRPr="00F67A4C">
        <w:t xml:space="preserve"> There is a myth in gaming industry according to which 60 frames</w:t>
      </w:r>
      <w:r w:rsidR="005B760F" w:rsidRPr="00F67A4C">
        <w:t xml:space="preserve"> per second </w:t>
      </w:r>
      <w:r w:rsidR="00411184">
        <w:t>are</w:t>
      </w:r>
      <w:r w:rsidR="005B760F" w:rsidRPr="00F67A4C">
        <w:t xml:space="preserve"> the</w:t>
      </w:r>
      <w:r w:rsidR="00204DBC">
        <w:t xml:space="preserve"> </w:t>
      </w:r>
      <w:r w:rsidR="005B760F" w:rsidRPr="00F67A4C">
        <w:t xml:space="preserve">optimal </w:t>
      </w:r>
      <w:r w:rsidR="00564D8B" w:rsidRPr="00F67A4C">
        <w:t>frame rate and the human eye is not capable of seeing more than that.</w:t>
      </w:r>
      <w:r w:rsidR="00617BB9" w:rsidRPr="00F67A4C">
        <w:t xml:space="preserve"> </w:t>
      </w:r>
      <w:r w:rsidR="005B760F" w:rsidRPr="00F67A4C">
        <w:rPr>
          <w:highlight w:val="cyan"/>
        </w:rPr>
        <w:t>T</w:t>
      </w:r>
      <w:r w:rsidR="00617BB9" w:rsidRPr="00F67A4C">
        <w:rPr>
          <w:highlight w:val="cyan"/>
        </w:rPr>
        <w:t xml:space="preserve">here are different reaction tests that </w:t>
      </w:r>
      <w:r w:rsidR="00190A78">
        <w:rPr>
          <w:highlight w:val="cyan"/>
        </w:rPr>
        <w:t>prove</w:t>
      </w:r>
      <w:r w:rsidR="00617BB9" w:rsidRPr="00F67A4C">
        <w:rPr>
          <w:highlight w:val="cyan"/>
        </w:rPr>
        <w:t xml:space="preserve"> the human eye can react to visual signs in less than a millisecond, which corresponds to 1000 FPS.</w:t>
      </w:r>
      <w:r w:rsidR="00564D8B" w:rsidRPr="00F67A4C">
        <w:t xml:space="preserve"> </w:t>
      </w:r>
    </w:p>
    <w:p w14:paraId="3E3751D0" w14:textId="7AF9F956" w:rsidR="005B760F" w:rsidRPr="00AA3418" w:rsidRDefault="005B760F" w:rsidP="0069381C">
      <w:pPr>
        <w:rPr>
          <w:color w:val="000000" w:themeColor="text1"/>
        </w:rPr>
      </w:pPr>
      <w:r w:rsidRPr="00F67A4C">
        <w:lastRenderedPageBreak/>
        <w:t xml:space="preserve">On the other hand, even if the hardware is capable of rendering 200 FPS, the frames the player is going to be able to see are upper-bounded by the monitor/display refreshing rate </w:t>
      </w:r>
      <w:r w:rsidRPr="00AA3418">
        <w:rPr>
          <w:color w:val="000000" w:themeColor="text1"/>
        </w:rPr>
        <w:t>measured with Hz (60Hz = 60 FPS). Nowadays most of the PC monitors</w:t>
      </w:r>
      <w:r w:rsidR="00526303" w:rsidRPr="00AA3418">
        <w:rPr>
          <w:color w:val="000000" w:themeColor="text1"/>
        </w:rPr>
        <w:t xml:space="preserve"> have a refreshing rate of 60Hz. T</w:t>
      </w:r>
      <w:r w:rsidRPr="00AA3418">
        <w:rPr>
          <w:color w:val="000000" w:themeColor="text1"/>
        </w:rPr>
        <w:t>here are high-end gaming monitors which are capable of producing 144Hz.</w:t>
      </w:r>
    </w:p>
    <w:p w14:paraId="5D29EA01" w14:textId="64D67656" w:rsidR="00023A82" w:rsidRPr="00F67A4C" w:rsidRDefault="00C96A0F" w:rsidP="002B36B5">
      <w:r w:rsidRPr="00AA3418">
        <w:rPr>
          <w:color w:val="000000" w:themeColor="text1"/>
        </w:rPr>
        <w:t>Despite that</w:t>
      </w:r>
      <w:r w:rsidR="006E353E" w:rsidRPr="00AA3418">
        <w:rPr>
          <w:color w:val="000000" w:themeColor="text1"/>
        </w:rPr>
        <w:t>,</w:t>
      </w:r>
      <w:r w:rsidRPr="00AA3418">
        <w:rPr>
          <w:color w:val="000000" w:themeColor="text1"/>
        </w:rPr>
        <w:t xml:space="preserve"> the </w:t>
      </w:r>
      <w:r w:rsidRPr="00F67A4C">
        <w:t xml:space="preserve">refreshing rate of flagship high-end mobile phones such as </w:t>
      </w:r>
      <w:r w:rsidR="00F23873">
        <w:t>i</w:t>
      </w:r>
      <w:r w:rsidR="009856E3" w:rsidRPr="00F67A4C">
        <w:t>Phone</w:t>
      </w:r>
      <w:r w:rsidRPr="00F67A4C">
        <w:t xml:space="preserve"> X and Samsung Galax</w:t>
      </w:r>
      <w:r w:rsidR="00B42BC9" w:rsidRPr="00F67A4C">
        <w:t>y S8 is 60Hz.</w:t>
      </w:r>
      <w:r w:rsidRPr="00F67A4C">
        <w:t xml:space="preserve"> </w:t>
      </w:r>
      <w:r w:rsidR="00B42BC9" w:rsidRPr="00F67A4C">
        <w:t xml:space="preserve">There are </w:t>
      </w:r>
      <w:r w:rsidR="00DC32B6">
        <w:t xml:space="preserve">probably </w:t>
      </w:r>
      <w:r w:rsidR="006E353E">
        <w:t xml:space="preserve">very </w:t>
      </w:r>
      <w:r w:rsidR="00B42BC9" w:rsidRPr="00F67A4C">
        <w:t>rare cases where mobile devices have</w:t>
      </w:r>
      <w:r w:rsidR="005A5ED1">
        <w:t xml:space="preserve"> a</w:t>
      </w:r>
      <w:r w:rsidR="00526303">
        <w:t xml:space="preserve"> refresh rate higher than that.</w:t>
      </w:r>
      <w:r w:rsidR="006E353E">
        <w:t xml:space="preserve"> </w:t>
      </w:r>
      <w:r w:rsidR="00B42BC9" w:rsidRPr="00F67A4C">
        <w:t>In the best case</w:t>
      </w:r>
      <w:r w:rsidR="00F51263">
        <w:t>,</w:t>
      </w:r>
      <w:r w:rsidR="00B42BC9" w:rsidRPr="00F67A4C">
        <w:t xml:space="preserve"> </w:t>
      </w:r>
      <w:r w:rsidR="006E353E">
        <w:t xml:space="preserve">in </w:t>
      </w:r>
      <w:r w:rsidR="00B42BC9" w:rsidRPr="00F67A4C">
        <w:t xml:space="preserve">the final release </w:t>
      </w:r>
      <w:r w:rsidR="00F366DC">
        <w:t xml:space="preserve">version </w:t>
      </w:r>
      <w:r w:rsidR="00B42BC9" w:rsidRPr="00F67A4C">
        <w:t xml:space="preserve">of the </w:t>
      </w:r>
      <w:r w:rsidR="00BC2386">
        <w:t>‘Fish on the Run’</w:t>
      </w:r>
      <w:r w:rsidR="00B42BC9" w:rsidRPr="00F67A4C">
        <w:t xml:space="preserve"> game has to run in </w:t>
      </w:r>
      <w:r w:rsidR="009856E3" w:rsidRPr="00F67A4C">
        <w:t>60</w:t>
      </w:r>
      <w:r w:rsidR="00B42BC9" w:rsidRPr="00F67A4C">
        <w:t>FPS. [</w:t>
      </w:r>
      <w:r w:rsidR="009856E3" w:rsidRPr="00F67A4C">
        <w:t>6]</w:t>
      </w:r>
    </w:p>
    <w:p w14:paraId="07F266DE" w14:textId="7E0C19DC" w:rsidR="00E61CFB" w:rsidRPr="00E61CFB" w:rsidRDefault="00B776E9" w:rsidP="00E257F4">
      <w:pPr>
        <w:pStyle w:val="Heading2"/>
      </w:pPr>
      <w:bookmarkStart w:id="65" w:name="_Toc509312624"/>
      <w:r w:rsidRPr="00720920">
        <w:rPr>
          <w:highlight w:val="red"/>
        </w:rPr>
        <w:t xml:space="preserve">2.2. </w:t>
      </w:r>
      <w:r w:rsidR="002B36B5" w:rsidRPr="00720920">
        <w:rPr>
          <w:highlight w:val="red"/>
        </w:rPr>
        <w:t>Processes</w:t>
      </w:r>
      <w:bookmarkStart w:id="66" w:name="_GoBack"/>
      <w:bookmarkEnd w:id="65"/>
      <w:bookmarkEnd w:id="66"/>
    </w:p>
    <w:p w14:paraId="3C2FF39C" w14:textId="28D9D058" w:rsidR="00F37DA4" w:rsidRDefault="00F37DA4" w:rsidP="00F37DA4">
      <w:pPr>
        <w:rPr>
          <w:lang w:eastAsia="en-US"/>
        </w:rPr>
      </w:pPr>
      <w:r>
        <w:rPr>
          <w:lang w:eastAsia="en-US"/>
        </w:rPr>
        <w:t>Before the start of the project 2-3 weeks preparation read about gaming etc.</w:t>
      </w:r>
    </w:p>
    <w:p w14:paraId="471A7A6A" w14:textId="1B5ADF76" w:rsidR="00F37DA4" w:rsidRPr="00F37DA4" w:rsidRDefault="00F37DA4" w:rsidP="00F37DA4">
      <w:pPr>
        <w:rPr>
          <w:lang w:eastAsia="en-US"/>
        </w:rPr>
      </w:pPr>
      <w:r>
        <w:rPr>
          <w:lang w:eastAsia="en-US"/>
        </w:rPr>
        <w:t>End the project</w:t>
      </w:r>
      <w:r w:rsidR="00096EBB">
        <w:rPr>
          <w:lang w:eastAsia="en-US"/>
        </w:rPr>
        <w:t xml:space="preserve"> at least</w:t>
      </w:r>
      <w:r>
        <w:rPr>
          <w:lang w:eastAsia="en-US"/>
        </w:rPr>
        <w:t xml:space="preserve"> 2 weeks before the deadlin</w:t>
      </w:r>
      <w:r w:rsidR="000373C2">
        <w:rPr>
          <w:lang w:eastAsia="en-US"/>
        </w:rPr>
        <w:t>e to make sure everything is ok and make good report.</w:t>
      </w:r>
    </w:p>
    <w:p w14:paraId="0BFC3D9E" w14:textId="1DA0B436" w:rsidR="00526303" w:rsidRDefault="00FA5CCB" w:rsidP="0069381C">
      <w:r>
        <w:t>Scrum</w:t>
      </w:r>
      <w:r w:rsidR="00A96FA5">
        <w:t xml:space="preserve"> Process</w:t>
      </w:r>
    </w:p>
    <w:p w14:paraId="392E402D" w14:textId="4B8656BD" w:rsidR="00534BD6" w:rsidRDefault="00534BD6" w:rsidP="00534BD6">
      <w:pPr>
        <w:pStyle w:val="ListParagraph"/>
        <w:numPr>
          <w:ilvl w:val="0"/>
          <w:numId w:val="35"/>
        </w:numPr>
      </w:pPr>
      <w:r>
        <w:t>Product owner – Otar (Neil said that’s ok because the project is his idea)</w:t>
      </w:r>
    </w:p>
    <w:p w14:paraId="0F7B2FF8" w14:textId="34183071" w:rsidR="00FA5CCB" w:rsidRDefault="00FA5CCB" w:rsidP="00FA5CCB">
      <w:pPr>
        <w:pStyle w:val="ListParagraph"/>
        <w:numPr>
          <w:ilvl w:val="0"/>
          <w:numId w:val="35"/>
        </w:numPr>
      </w:pPr>
      <w:r>
        <w:t>Established set of stories – Trello.com</w:t>
      </w:r>
    </w:p>
    <w:p w14:paraId="1F073392" w14:textId="353099B4" w:rsidR="00FA5CCB" w:rsidRDefault="00FA5CCB" w:rsidP="00FA5CCB">
      <w:pPr>
        <w:pStyle w:val="ListParagraph"/>
        <w:numPr>
          <w:ilvl w:val="0"/>
          <w:numId w:val="35"/>
        </w:numPr>
      </w:pPr>
      <w:r>
        <w:t>Take time to identify the difficulty and the necessary time for each story.</w:t>
      </w:r>
    </w:p>
    <w:p w14:paraId="24856130" w14:textId="076A0106" w:rsidR="00FA5CCB" w:rsidRDefault="00FA5CCB" w:rsidP="00FA5CCB">
      <w:r>
        <w:t>Sprints – 1 week. How many stories fit that time?</w:t>
      </w:r>
    </w:p>
    <w:p w14:paraId="08B5F469" w14:textId="77777777" w:rsidR="00FA5CCB" w:rsidRDefault="00FA5CCB" w:rsidP="00FA5CCB"/>
    <w:p w14:paraId="015CB715" w14:textId="6B05DDC1" w:rsidR="00FA5CCB" w:rsidRDefault="00FA5CCB" w:rsidP="00FA5CCB">
      <w:r>
        <w:t>Two weekly meetings:</w:t>
      </w:r>
    </w:p>
    <w:p w14:paraId="5B192F9F" w14:textId="5CC08DEE" w:rsidR="00FA5CCB" w:rsidRDefault="00F37DA4" w:rsidP="00FA5CCB">
      <w:pPr>
        <w:pStyle w:val="ListParagraph"/>
        <w:numPr>
          <w:ilvl w:val="0"/>
          <w:numId w:val="35"/>
        </w:numPr>
      </w:pPr>
      <w:r>
        <w:t>Tuesday meeting with 6-7 students. We listen to each other progress and struggles and give opinion and suggestions. Mutual support.</w:t>
      </w:r>
    </w:p>
    <w:p w14:paraId="4DFE6553" w14:textId="306E0D85" w:rsidR="00FA5CCB" w:rsidRDefault="00FA5CCB" w:rsidP="00FA5CCB">
      <w:pPr>
        <w:pStyle w:val="ListParagraph"/>
        <w:numPr>
          <w:ilvl w:val="0"/>
          <w:numId w:val="35"/>
        </w:numPr>
      </w:pPr>
      <w:r>
        <w:t>Friday – private meeting with the supervisor (Product Owner)</w:t>
      </w:r>
      <w:r w:rsidR="00F37DA4">
        <w:t>. This meeting is used as an end of sprint review and feedback and planning and suggestions for the upcoming week sprint.</w:t>
      </w:r>
    </w:p>
    <w:p w14:paraId="1C403EC4" w14:textId="67B4B018" w:rsidR="00526303" w:rsidRPr="00F67A4C" w:rsidRDefault="00526303" w:rsidP="0069381C"/>
    <w:p w14:paraId="53D30FB1" w14:textId="4024A05F" w:rsidR="00023A82" w:rsidRDefault="00F37DA4" w:rsidP="0069381C">
      <w:r>
        <w:t>In the implementation section:</w:t>
      </w:r>
    </w:p>
    <w:p w14:paraId="5829286A" w14:textId="2E93FD99" w:rsidR="00F37DA4" w:rsidRDefault="00F37DA4" w:rsidP="00F37DA4">
      <w:pPr>
        <w:pStyle w:val="ListParagraph"/>
        <w:numPr>
          <w:ilvl w:val="0"/>
          <w:numId w:val="35"/>
        </w:numPr>
      </w:pPr>
      <w:r>
        <w:t>The section will be split into sprints i.e. Sprint 1, Sprint 2 etc.</w:t>
      </w:r>
    </w:p>
    <w:p w14:paraId="7E74B344" w14:textId="2D4E73D2" w:rsidR="00F37DA4" w:rsidRDefault="00F37DA4" w:rsidP="00F37DA4">
      <w:pPr>
        <w:pStyle w:val="ListParagraph"/>
        <w:numPr>
          <w:ilvl w:val="0"/>
          <w:numId w:val="35"/>
        </w:numPr>
      </w:pPr>
      <w:r>
        <w:t>Every sprint will contain subsections – planning, design, code, test</w:t>
      </w:r>
      <w:r w:rsidR="004E1BD4">
        <w:t>(testing is another section, not a subsection</w:t>
      </w:r>
      <w:r w:rsidR="00E06274">
        <w:t xml:space="preserve"> it will also be </w:t>
      </w:r>
      <w:r w:rsidR="002570B3">
        <w:t>split into corresponding sprint sections</w:t>
      </w:r>
      <w:r w:rsidR="004E1BD4">
        <w:t>)</w:t>
      </w:r>
      <w:r>
        <w:t>, review.</w:t>
      </w:r>
    </w:p>
    <w:p w14:paraId="6EF7C1DD" w14:textId="1A3280A5" w:rsidR="00F37DA4" w:rsidRDefault="00F37DA4" w:rsidP="00F37DA4">
      <w:pPr>
        <w:pStyle w:val="ListParagraph"/>
        <w:numPr>
          <w:ilvl w:val="0"/>
          <w:numId w:val="35"/>
        </w:numPr>
      </w:pPr>
      <w:r>
        <w:t>Design will contain a UML diagram that will get bigger every week – more features, bigger diagram.</w:t>
      </w:r>
    </w:p>
    <w:p w14:paraId="1E7E0433" w14:textId="6031BECB" w:rsidR="00F37DA4" w:rsidRDefault="00F37DA4" w:rsidP="00F37DA4">
      <w:pPr>
        <w:pStyle w:val="ListParagraph"/>
        <w:numPr>
          <w:ilvl w:val="0"/>
          <w:numId w:val="35"/>
        </w:numPr>
      </w:pPr>
      <w:r>
        <w:t>The test is not the typical unit tests because this is a game and doesn’t work the same way. What about observing the game behaviour a</w:t>
      </w:r>
      <w:r w:rsidR="003044F0">
        <w:t>nd using console debug messages</w:t>
      </w:r>
      <w:r>
        <w:t>?</w:t>
      </w:r>
      <w:r w:rsidR="003044F0">
        <w:t xml:space="preserve"> Is this very bad?</w:t>
      </w:r>
    </w:p>
    <w:p w14:paraId="07291CE8" w14:textId="7534BA7E" w:rsidR="00F37DA4" w:rsidRDefault="00F37DA4" w:rsidP="00F37DA4">
      <w:pPr>
        <w:pStyle w:val="ListParagraph"/>
        <w:numPr>
          <w:ilvl w:val="0"/>
          <w:numId w:val="35"/>
        </w:numPr>
      </w:pPr>
      <w:r>
        <w:t>At the end of each sprint push to GitHub repository.</w:t>
      </w:r>
    </w:p>
    <w:p w14:paraId="02E37B9F" w14:textId="77777777" w:rsidR="00F37DA4" w:rsidRDefault="00F37DA4" w:rsidP="00F37DA4"/>
    <w:p w14:paraId="2A2E756E" w14:textId="1EFAA8F4" w:rsidR="002B36B5" w:rsidRPr="00F67A4C" w:rsidRDefault="002B36B5" w:rsidP="0069381C"/>
    <w:p w14:paraId="61A9E79E" w14:textId="36EB46A3" w:rsidR="00D67001" w:rsidRDefault="007D3B5A" w:rsidP="00FF616A">
      <w:pPr>
        <w:pStyle w:val="Heading1"/>
      </w:pPr>
      <w:bookmarkStart w:id="67" w:name="_Toc509312625"/>
      <w:r>
        <w:t>3</w:t>
      </w:r>
      <w:r w:rsidR="00367987">
        <w:t xml:space="preserve"> </w:t>
      </w:r>
      <w:r w:rsidR="0014692E" w:rsidRPr="00F67A4C">
        <w:t>Design and Implementation</w:t>
      </w:r>
      <w:bookmarkEnd w:id="67"/>
    </w:p>
    <w:p w14:paraId="3060CEA5" w14:textId="30C69A52" w:rsidR="00AE1417" w:rsidRPr="00C97DBD" w:rsidRDefault="00C97DBD" w:rsidP="00C97DBD">
      <w:pPr>
        <w:rPr>
          <w:lang w:eastAsia="en-US"/>
        </w:rPr>
      </w:pPr>
      <w:r>
        <w:rPr>
          <w:lang w:eastAsia="en-US"/>
        </w:rPr>
        <w:t>This is the main phase of the project. It starts at 12/02/2018 and ends at</w:t>
      </w:r>
      <w:r w:rsidR="00837DCA">
        <w:rPr>
          <w:lang w:eastAsia="en-US"/>
        </w:rPr>
        <w:t xml:space="preserve"> 23/04/2018. This time includes a 3-week Easter break from 26/03/2018 to 16/04/2018. This means that this phase took 7 weeks and for each of those weeks was scheduled a different sprint.</w:t>
      </w:r>
      <w:r w:rsidR="00AE1417">
        <w:rPr>
          <w:lang w:eastAsia="en-US"/>
        </w:rPr>
        <w:t xml:space="preserve"> </w:t>
      </w:r>
    </w:p>
    <w:p w14:paraId="4101A826" w14:textId="608F7AA7" w:rsidR="00807331" w:rsidRDefault="007D3B5A" w:rsidP="000D4D86">
      <w:pPr>
        <w:pStyle w:val="Heading2"/>
      </w:pPr>
      <w:bookmarkStart w:id="68" w:name="_Toc509312626"/>
      <w:r>
        <w:t xml:space="preserve">3.1 </w:t>
      </w:r>
      <w:r w:rsidR="00C23530">
        <w:t xml:space="preserve">Licensing and </w:t>
      </w:r>
      <w:r w:rsidR="00807331" w:rsidRPr="00F67A4C">
        <w:t>Setting up the Environment</w:t>
      </w:r>
      <w:bookmarkEnd w:id="68"/>
    </w:p>
    <w:p w14:paraId="499F6572" w14:textId="380D0055" w:rsidR="00367987" w:rsidRDefault="00367987" w:rsidP="00367987">
      <w:pPr>
        <w:pStyle w:val="Heading3"/>
      </w:pPr>
      <w:bookmarkStart w:id="69" w:name="_Toc509312627"/>
      <w:r>
        <w:t>3.1</w:t>
      </w:r>
      <w:r w:rsidR="007D3B5A">
        <w:t>.1</w:t>
      </w:r>
      <w:r w:rsidR="00C23530" w:rsidRPr="00C23530">
        <w:t xml:space="preserve"> </w:t>
      </w:r>
      <w:r w:rsidR="00C23530">
        <w:t>Unity</w:t>
      </w:r>
      <w:bookmarkEnd w:id="69"/>
    </w:p>
    <w:p w14:paraId="60C733B9" w14:textId="700B4EE7" w:rsidR="00F32FC1" w:rsidRDefault="00F32FC1" w:rsidP="00F32FC1">
      <w:r>
        <w:t>Unity offers three products:</w:t>
      </w:r>
    </w:p>
    <w:p w14:paraId="7CDEE61B" w14:textId="36118229" w:rsidR="001E32BE" w:rsidRDefault="001E32BE" w:rsidP="00F32FC1">
      <w:r w:rsidRPr="001E32BE">
        <w:t>https://store.unity.com/?_ga=2.60661989.970581740.1519081095-102683856.1512945710</w:t>
      </w:r>
    </w:p>
    <w:p w14:paraId="4E25F59D" w14:textId="5B75C21D" w:rsidR="00F32FC1" w:rsidRDefault="00F32FC1" w:rsidP="009D2190">
      <w:pPr>
        <w:pStyle w:val="ListParagraph"/>
        <w:numPr>
          <w:ilvl w:val="0"/>
          <w:numId w:val="6"/>
        </w:numPr>
      </w:pPr>
      <w:r w:rsidRPr="00A1481A">
        <w:rPr>
          <w:b/>
        </w:rPr>
        <w:t>Unity Personal</w:t>
      </w:r>
      <w:r>
        <w:t xml:space="preserve"> – </w:t>
      </w:r>
      <w:r w:rsidR="00E72DE9">
        <w:t>A completely f</w:t>
      </w:r>
      <w:r>
        <w:t xml:space="preserve">ree software, coming with basic functionality and is considered to be appropriate for beginners and students. One disadvantage for this version is that at the start of every application, there is a “Created by Unity” start screen image, </w:t>
      </w:r>
      <w:r w:rsidRPr="00F32FC1">
        <w:rPr>
          <w:highlight w:val="cyan"/>
        </w:rPr>
        <w:t>which for a game with a purpose wider than educational is not very professional.</w:t>
      </w:r>
    </w:p>
    <w:p w14:paraId="2552BE7F" w14:textId="61B57523" w:rsidR="00AA3418" w:rsidRPr="00AA3418" w:rsidRDefault="00AA3418" w:rsidP="00AA3418">
      <w:pPr>
        <w:pStyle w:val="ListParagraph"/>
        <w:rPr>
          <w:color w:val="FF0000"/>
        </w:rPr>
      </w:pPr>
      <w:r w:rsidRPr="00AA3418">
        <w:rPr>
          <w:b/>
          <w:color w:val="FF0000"/>
        </w:rPr>
        <w:t>Insert a screenshot</w:t>
      </w:r>
    </w:p>
    <w:p w14:paraId="42DA2508" w14:textId="7D66FA2C" w:rsidR="00F32FC1" w:rsidRDefault="00F32FC1" w:rsidP="009D2190">
      <w:pPr>
        <w:pStyle w:val="ListParagraph"/>
        <w:numPr>
          <w:ilvl w:val="0"/>
          <w:numId w:val="6"/>
        </w:numPr>
      </w:pPr>
      <w:r w:rsidRPr="00A1481A">
        <w:rPr>
          <w:b/>
        </w:rPr>
        <w:t>Unity Plus</w:t>
      </w:r>
      <w:r>
        <w:t xml:space="preserve"> – Can be acquired for a paid subscription with </w:t>
      </w:r>
      <w:r w:rsidR="00E72DE9">
        <w:t xml:space="preserve">a </w:t>
      </w:r>
      <w:r>
        <w:t>minimal length of one year (35 USD per month). Appropriate for serious developers. Comes with more features such as multiplayer, real-time performance reporting and others.</w:t>
      </w:r>
    </w:p>
    <w:p w14:paraId="7DABFE01" w14:textId="29AA3C0C" w:rsidR="00F32FC1" w:rsidRDefault="00F32FC1" w:rsidP="009D2190">
      <w:pPr>
        <w:pStyle w:val="ListParagraph"/>
        <w:numPr>
          <w:ilvl w:val="0"/>
          <w:numId w:val="6"/>
        </w:numPr>
      </w:pPr>
      <w:r w:rsidRPr="00A1481A">
        <w:rPr>
          <w:b/>
        </w:rPr>
        <w:t>Unity Pro</w:t>
      </w:r>
      <w:r>
        <w:t xml:space="preserve"> – </w:t>
      </w:r>
      <w:r w:rsidR="002822B9">
        <w:t>Even greater flexibility and feature extension in return for 125$ per month. Appropriate for studios and professional developers.</w:t>
      </w:r>
    </w:p>
    <w:p w14:paraId="02CE58E0" w14:textId="3633E4DA" w:rsidR="002822B9" w:rsidRDefault="002822B9" w:rsidP="002822B9">
      <w:r>
        <w:t>It has been considered that Unity Personal software and the feature pack that it comes with completely suits the needs of this project.</w:t>
      </w:r>
    </w:p>
    <w:p w14:paraId="607F7604" w14:textId="77777777" w:rsidR="00C23530" w:rsidRDefault="00C23530" w:rsidP="00C23530"/>
    <w:p w14:paraId="703D649C" w14:textId="45F198CB" w:rsidR="00C23530" w:rsidRDefault="00C23530" w:rsidP="00C23530">
      <w:r>
        <w:t>Setting up the Unity environment consisted of:</w:t>
      </w:r>
    </w:p>
    <w:p w14:paraId="7E49B5C5" w14:textId="6A8E3461" w:rsidR="00C23530" w:rsidRDefault="009B33D1" w:rsidP="009D2190">
      <w:pPr>
        <w:pStyle w:val="ListParagraph"/>
        <w:numPr>
          <w:ilvl w:val="0"/>
          <w:numId w:val="7"/>
        </w:numPr>
      </w:pPr>
      <w:r>
        <w:t>Create</w:t>
      </w:r>
      <w:r w:rsidR="00C23530">
        <w:t xml:space="preserve"> a Unity account.</w:t>
      </w:r>
    </w:p>
    <w:p w14:paraId="6CCF4591" w14:textId="6B07FA08" w:rsidR="00C23530" w:rsidRDefault="009B33D1" w:rsidP="009D2190">
      <w:pPr>
        <w:pStyle w:val="ListParagraph"/>
        <w:numPr>
          <w:ilvl w:val="0"/>
          <w:numId w:val="7"/>
        </w:numPr>
      </w:pPr>
      <w:r>
        <w:t>Download</w:t>
      </w:r>
      <w:r w:rsidR="00C23530">
        <w:t xml:space="preserve"> the software.</w:t>
      </w:r>
    </w:p>
    <w:p w14:paraId="66ACC761" w14:textId="52DB7C5B" w:rsidR="00C23530" w:rsidRDefault="009B33D1" w:rsidP="009D2190">
      <w:pPr>
        <w:pStyle w:val="ListParagraph"/>
        <w:numPr>
          <w:ilvl w:val="0"/>
          <w:numId w:val="7"/>
        </w:numPr>
      </w:pPr>
      <w:r>
        <w:t>Install</w:t>
      </w:r>
      <w:r w:rsidR="00C23530">
        <w:t xml:space="preserve"> the software.</w:t>
      </w:r>
    </w:p>
    <w:p w14:paraId="0D69D03F" w14:textId="4BD46051" w:rsidR="00C23530" w:rsidRDefault="00E72DE9" w:rsidP="009D2190">
      <w:pPr>
        <w:pStyle w:val="ListParagraph"/>
        <w:numPr>
          <w:ilvl w:val="0"/>
          <w:numId w:val="7"/>
        </w:numPr>
      </w:pPr>
      <w:r>
        <w:t>Log</w:t>
      </w:r>
      <w:r w:rsidR="00C23530">
        <w:t xml:space="preserve">in </w:t>
      </w:r>
      <w:r>
        <w:t>t</w:t>
      </w:r>
      <w:r w:rsidR="009B33D1">
        <w:t>o</w:t>
      </w:r>
      <w:r w:rsidR="00C23530">
        <w:t xml:space="preserve"> the account.</w:t>
      </w:r>
    </w:p>
    <w:p w14:paraId="701B3371" w14:textId="20752948" w:rsidR="004B2507" w:rsidRDefault="009B33D1" w:rsidP="009D2190">
      <w:pPr>
        <w:pStyle w:val="ListParagraph"/>
        <w:numPr>
          <w:ilvl w:val="0"/>
          <w:numId w:val="7"/>
        </w:numPr>
      </w:pPr>
      <w:r>
        <w:t>Create</w:t>
      </w:r>
      <w:r w:rsidR="00C23530">
        <w:t xml:space="preserve"> a new project.</w:t>
      </w:r>
    </w:p>
    <w:p w14:paraId="6E60AA19" w14:textId="5D5FB72E" w:rsidR="004B2507" w:rsidRDefault="007D3B5A" w:rsidP="004B2507">
      <w:pPr>
        <w:pStyle w:val="Heading3"/>
      </w:pPr>
      <w:bookmarkStart w:id="70" w:name="_Toc509312628"/>
      <w:r>
        <w:t xml:space="preserve">3.1.2 </w:t>
      </w:r>
      <w:r w:rsidR="004B2507">
        <w:t>Visual Studio</w:t>
      </w:r>
      <w:bookmarkEnd w:id="70"/>
    </w:p>
    <w:p w14:paraId="2324AD9F" w14:textId="7F95D24E" w:rsidR="00BE7987" w:rsidRPr="004B2507" w:rsidRDefault="004B2507" w:rsidP="00BE7987">
      <w:r>
        <w:t xml:space="preserve">Visual </w:t>
      </w:r>
      <w:r w:rsidR="00BE7987">
        <w:t xml:space="preserve">Studio Community Edition is the default script editor for Unity since version 2018.1. It is a </w:t>
      </w:r>
      <w:r>
        <w:t xml:space="preserve">free IDE </w:t>
      </w:r>
      <w:r w:rsidR="00D90921">
        <w:t xml:space="preserve">and is used </w:t>
      </w:r>
      <w:r>
        <w:t xml:space="preserve">for creating desktop, web and mobile applications. </w:t>
      </w:r>
    </w:p>
    <w:p w14:paraId="43BFD393" w14:textId="6450560C" w:rsidR="00807331" w:rsidRDefault="00367987" w:rsidP="00367987">
      <w:pPr>
        <w:pStyle w:val="Heading3"/>
      </w:pPr>
      <w:bookmarkStart w:id="71" w:name="_Toc509312629"/>
      <w:r>
        <w:lastRenderedPageBreak/>
        <w:t>3</w:t>
      </w:r>
      <w:r w:rsidR="004B2507">
        <w:t>.1.3</w:t>
      </w:r>
      <w:r>
        <w:t xml:space="preserve"> </w:t>
      </w:r>
      <w:r w:rsidR="00807331" w:rsidRPr="00F67A4C">
        <w:t>Autodesk Maya</w:t>
      </w:r>
      <w:bookmarkEnd w:id="71"/>
    </w:p>
    <w:p w14:paraId="404C6E3B" w14:textId="77777777" w:rsidR="00C23530" w:rsidRDefault="00C23530" w:rsidP="00C23530">
      <w:r>
        <w:t>Autodesk Maya is a professional software for creating sophisticated 3D graphics and animations and has been acquired for free with a three-year student license.</w:t>
      </w:r>
    </w:p>
    <w:p w14:paraId="4F2DA420" w14:textId="77777777" w:rsidR="00C23530" w:rsidRDefault="00C23530" w:rsidP="00C23530">
      <w:r w:rsidRPr="004A3F10">
        <w:t>https://www.autodesk.co.uk/products/maya/overview</w:t>
      </w:r>
    </w:p>
    <w:p w14:paraId="71A77550" w14:textId="77777777" w:rsidR="00C23530" w:rsidRPr="00C23530" w:rsidRDefault="00C23530" w:rsidP="00C23530"/>
    <w:p w14:paraId="3A3DD3D3" w14:textId="4A242DF3" w:rsidR="0027575C" w:rsidRDefault="0027575C" w:rsidP="0027575C">
      <w:r>
        <w:t>Setting up the Autodesk Maya environment consisted of:</w:t>
      </w:r>
    </w:p>
    <w:p w14:paraId="6903952C" w14:textId="1DD6F3BA" w:rsidR="00B97BDE" w:rsidRDefault="00B97BDE" w:rsidP="009D2190">
      <w:pPr>
        <w:pStyle w:val="ListParagraph"/>
        <w:numPr>
          <w:ilvl w:val="0"/>
          <w:numId w:val="8"/>
        </w:numPr>
      </w:pPr>
      <w:r>
        <w:t xml:space="preserve">Registering </w:t>
      </w:r>
      <w:r w:rsidR="00E72DE9">
        <w:t>on</w:t>
      </w:r>
      <w:r>
        <w:t xml:space="preserve"> the Autodesk website.</w:t>
      </w:r>
    </w:p>
    <w:p w14:paraId="7D56645D" w14:textId="233F86B5" w:rsidR="00B97BDE" w:rsidRDefault="00B97BDE" w:rsidP="009D2190">
      <w:pPr>
        <w:pStyle w:val="ListParagraph"/>
        <w:numPr>
          <w:ilvl w:val="0"/>
          <w:numId w:val="8"/>
        </w:numPr>
      </w:pPr>
      <w:r>
        <w:t>Verifying the current status as a student.</w:t>
      </w:r>
    </w:p>
    <w:p w14:paraId="6ADC692E" w14:textId="05C4CF4B" w:rsidR="00B97BDE" w:rsidRDefault="00B97BDE" w:rsidP="009D2190">
      <w:pPr>
        <w:pStyle w:val="ListParagraph"/>
        <w:numPr>
          <w:ilvl w:val="0"/>
          <w:numId w:val="8"/>
        </w:numPr>
      </w:pPr>
      <w:r>
        <w:t>Acquiring free license.</w:t>
      </w:r>
    </w:p>
    <w:p w14:paraId="6A511C3A" w14:textId="59B94810" w:rsidR="00B97BDE" w:rsidRDefault="00B97BDE" w:rsidP="009D2190">
      <w:pPr>
        <w:pStyle w:val="ListParagraph"/>
        <w:numPr>
          <w:ilvl w:val="0"/>
          <w:numId w:val="8"/>
        </w:numPr>
      </w:pPr>
      <w:r>
        <w:t>Downloading and installing the software.</w:t>
      </w:r>
    </w:p>
    <w:p w14:paraId="16FE22BE" w14:textId="2AC53ED6" w:rsidR="00B97BDE" w:rsidRDefault="00B97BDE" w:rsidP="009D2190">
      <w:pPr>
        <w:pStyle w:val="ListParagraph"/>
        <w:numPr>
          <w:ilvl w:val="0"/>
          <w:numId w:val="8"/>
        </w:numPr>
      </w:pPr>
      <w:r>
        <w:t>Registering within the software with a unique key generated from the website.</w:t>
      </w:r>
    </w:p>
    <w:p w14:paraId="31248459" w14:textId="598DBF56" w:rsidR="00807331" w:rsidRPr="00720920" w:rsidRDefault="004B2507" w:rsidP="00B97BDE">
      <w:pPr>
        <w:pStyle w:val="Heading3"/>
        <w:rPr>
          <w:highlight w:val="red"/>
        </w:rPr>
      </w:pPr>
      <w:bookmarkStart w:id="72" w:name="_Toc509312630"/>
      <w:r w:rsidRPr="00720920">
        <w:rPr>
          <w:highlight w:val="red"/>
        </w:rPr>
        <w:t>3.1.4</w:t>
      </w:r>
      <w:r w:rsidR="00367987" w:rsidRPr="00720920">
        <w:rPr>
          <w:highlight w:val="red"/>
        </w:rPr>
        <w:t xml:space="preserve"> </w:t>
      </w:r>
      <w:r w:rsidR="004A3F10" w:rsidRPr="00720920">
        <w:rPr>
          <w:highlight w:val="red"/>
        </w:rPr>
        <w:t>GitHub</w:t>
      </w:r>
      <w:bookmarkEnd w:id="72"/>
    </w:p>
    <w:p w14:paraId="35EF8658" w14:textId="017A19CF" w:rsidR="00807331" w:rsidRPr="00720920" w:rsidRDefault="00B97BDE" w:rsidP="00807331">
      <w:pPr>
        <w:rPr>
          <w:highlight w:val="red"/>
          <w:lang w:eastAsia="en-US"/>
        </w:rPr>
      </w:pPr>
      <w:r w:rsidRPr="00720920">
        <w:rPr>
          <w:highlight w:val="red"/>
          <w:lang w:eastAsia="en-US"/>
        </w:rPr>
        <w:t>Setting up a new repository and allocating its path.</w:t>
      </w:r>
    </w:p>
    <w:p w14:paraId="48B44C76" w14:textId="15228448" w:rsidR="00367987" w:rsidRDefault="000F08D8" w:rsidP="000D4D86">
      <w:pPr>
        <w:pStyle w:val="Heading2"/>
      </w:pPr>
      <w:bookmarkStart w:id="73" w:name="_Toc509312631"/>
      <w:r w:rsidRPr="00720920">
        <w:rPr>
          <w:highlight w:val="red"/>
        </w:rPr>
        <w:t xml:space="preserve">3.2 </w:t>
      </w:r>
      <w:r w:rsidR="00367987" w:rsidRPr="00720920">
        <w:rPr>
          <w:highlight w:val="red"/>
        </w:rPr>
        <w:t>Design</w:t>
      </w:r>
      <w:bookmarkEnd w:id="73"/>
    </w:p>
    <w:p w14:paraId="246B048E" w14:textId="11F62586" w:rsidR="003855C9" w:rsidRDefault="00D355A0" w:rsidP="003855C9">
      <w:pPr>
        <w:rPr>
          <w:lang w:eastAsia="en-US"/>
        </w:rPr>
      </w:pPr>
      <w:r>
        <w:rPr>
          <w:lang w:eastAsia="en-US"/>
        </w:rPr>
        <w:t xml:space="preserve">It is difficult to make a design for a game build in Unity because the game </w:t>
      </w:r>
      <w:r w:rsidR="00F9781E">
        <w:rPr>
          <w:lang w:eastAsia="en-US"/>
        </w:rPr>
        <w:t>consists of multiple</w:t>
      </w:r>
      <w:r>
        <w:rPr>
          <w:lang w:eastAsia="en-US"/>
        </w:rPr>
        <w:t xml:space="preserve"> components</w:t>
      </w:r>
      <w:r w:rsidR="003C1C81">
        <w:rPr>
          <w:lang w:eastAsia="en-US"/>
        </w:rPr>
        <w:t xml:space="preserve">, typically </w:t>
      </w:r>
      <w:r w:rsidR="00F57786">
        <w:rPr>
          <w:lang w:eastAsia="en-US"/>
        </w:rPr>
        <w:t>located on the game scene, interacting with each other according to their description written in C# script files</w:t>
      </w:r>
      <w:r>
        <w:rPr>
          <w:lang w:eastAsia="en-US"/>
        </w:rPr>
        <w:t>.</w:t>
      </w:r>
      <w:r w:rsidR="00B01CB3">
        <w:rPr>
          <w:lang w:eastAsia="en-US"/>
        </w:rPr>
        <w:t xml:space="preserve"> The components can be looked as features</w:t>
      </w:r>
      <w:r w:rsidR="00F9781E">
        <w:rPr>
          <w:lang w:eastAsia="en-US"/>
        </w:rPr>
        <w:t xml:space="preserve">. </w:t>
      </w:r>
      <w:r w:rsidR="00B01CB3">
        <w:rPr>
          <w:lang w:eastAsia="en-US"/>
        </w:rPr>
        <w:t>In those terms</w:t>
      </w:r>
      <w:r w:rsidR="00966AA9">
        <w:rPr>
          <w:lang w:eastAsia="en-US"/>
        </w:rPr>
        <w:t>,</w:t>
      </w:r>
      <w:r w:rsidR="00DF2D23">
        <w:rPr>
          <w:lang w:eastAsia="en-US"/>
        </w:rPr>
        <w:t xml:space="preserve"> a</w:t>
      </w:r>
      <w:r w:rsidR="00B01CB3">
        <w:rPr>
          <w:lang w:eastAsia="en-US"/>
        </w:rPr>
        <w:t xml:space="preserve"> Unity</w:t>
      </w:r>
      <w:r w:rsidR="00DF2D23">
        <w:rPr>
          <w:lang w:eastAsia="en-US"/>
        </w:rPr>
        <w:t xml:space="preserve"> project</w:t>
      </w:r>
      <w:r w:rsidR="00B01CB3">
        <w:rPr>
          <w:lang w:eastAsia="en-US"/>
        </w:rPr>
        <w:t xml:space="preserve"> is very flexible and extensible</w:t>
      </w:r>
      <w:r w:rsidR="00F57786">
        <w:rPr>
          <w:lang w:eastAsia="en-US"/>
        </w:rPr>
        <w:t>. In any phase of the project</w:t>
      </w:r>
      <w:r w:rsidR="00966AA9">
        <w:rPr>
          <w:lang w:eastAsia="en-US"/>
        </w:rPr>
        <w:t>,</w:t>
      </w:r>
      <w:r w:rsidR="00F57786">
        <w:rPr>
          <w:lang w:eastAsia="en-US"/>
        </w:rPr>
        <w:t xml:space="preserve"> any feature</w:t>
      </w:r>
      <w:r w:rsidR="002A2AE5">
        <w:rPr>
          <w:lang w:eastAsia="en-US"/>
        </w:rPr>
        <w:t xml:space="preserve"> (component)</w:t>
      </w:r>
      <w:r w:rsidR="00F57786">
        <w:rPr>
          <w:lang w:eastAsia="en-US"/>
        </w:rPr>
        <w:t xml:space="preserve"> can be</w:t>
      </w:r>
      <w:r w:rsidR="00347D71">
        <w:rPr>
          <w:lang w:eastAsia="en-US"/>
        </w:rPr>
        <w:t xml:space="preserve"> modified,</w:t>
      </w:r>
      <w:r w:rsidR="00F57786">
        <w:rPr>
          <w:lang w:eastAsia="en-US"/>
        </w:rPr>
        <w:t xml:space="preserve"> extended or removed without any sequences</w:t>
      </w:r>
      <w:r w:rsidR="00DF2D23">
        <w:rPr>
          <w:lang w:eastAsia="en-US"/>
        </w:rPr>
        <w:t xml:space="preserve"> or </w:t>
      </w:r>
      <w:r w:rsidR="00347D71">
        <w:rPr>
          <w:lang w:eastAsia="en-US"/>
        </w:rPr>
        <w:t>the necessity</w:t>
      </w:r>
      <w:r w:rsidR="006907A6">
        <w:rPr>
          <w:lang w:eastAsia="en-US"/>
        </w:rPr>
        <w:t xml:space="preserve"> </w:t>
      </w:r>
      <w:r w:rsidR="00DF2D23">
        <w:rPr>
          <w:lang w:eastAsia="en-US"/>
        </w:rPr>
        <w:t xml:space="preserve">of refactoring. </w:t>
      </w:r>
    </w:p>
    <w:p w14:paraId="45090763" w14:textId="1D8240C5" w:rsidR="00D07D26" w:rsidRDefault="007D3B5A" w:rsidP="00D07D26">
      <w:pPr>
        <w:pStyle w:val="Heading3"/>
        <w:rPr>
          <w:lang w:eastAsia="en-US"/>
        </w:rPr>
      </w:pPr>
      <w:bookmarkStart w:id="74" w:name="_Toc509312632"/>
      <w:r>
        <w:rPr>
          <w:lang w:eastAsia="en-US"/>
        </w:rPr>
        <w:t>3.</w:t>
      </w:r>
      <w:r w:rsidRPr="00720920">
        <w:rPr>
          <w:highlight w:val="red"/>
          <w:lang w:eastAsia="en-US"/>
        </w:rPr>
        <w:t>2.1</w:t>
      </w:r>
      <w:r w:rsidR="00D07D26" w:rsidRPr="00720920">
        <w:rPr>
          <w:highlight w:val="red"/>
          <w:lang w:eastAsia="en-US"/>
        </w:rPr>
        <w:t xml:space="preserve"> UML Diagram</w:t>
      </w:r>
      <w:r w:rsidR="002344E0" w:rsidRPr="00720920">
        <w:rPr>
          <w:highlight w:val="red"/>
          <w:lang w:eastAsia="en-US"/>
        </w:rPr>
        <w:t xml:space="preserve"> and Di</w:t>
      </w:r>
      <w:r w:rsidR="00D07D26" w:rsidRPr="00720920">
        <w:rPr>
          <w:highlight w:val="red"/>
          <w:lang w:eastAsia="en-US"/>
        </w:rPr>
        <w:t>scussion</w:t>
      </w:r>
      <w:bookmarkEnd w:id="74"/>
    </w:p>
    <w:p w14:paraId="4463D8E4" w14:textId="5A50F458" w:rsidR="00DF2D23" w:rsidRPr="003855C9" w:rsidRDefault="00BB1D1A" w:rsidP="003855C9">
      <w:pPr>
        <w:rPr>
          <w:lang w:eastAsia="en-US"/>
        </w:rPr>
      </w:pPr>
      <w:r>
        <w:rPr>
          <w:highlight w:val="cyan"/>
          <w:lang w:eastAsia="en-US"/>
        </w:rPr>
        <w:t>A UML diagram will be produce</w:t>
      </w:r>
      <w:r w:rsidR="00E72DE9">
        <w:rPr>
          <w:highlight w:val="cyan"/>
          <w:lang w:eastAsia="en-US"/>
        </w:rPr>
        <w:t>d</w:t>
      </w:r>
      <w:r w:rsidR="00DF2D23" w:rsidRPr="000517BA">
        <w:rPr>
          <w:highlight w:val="cyan"/>
          <w:lang w:eastAsia="en-US"/>
        </w:rPr>
        <w:t xml:space="preserve"> including each C# class, its instance variables + their name,</w:t>
      </w:r>
      <w:r w:rsidR="000517BA" w:rsidRPr="000517BA">
        <w:rPr>
          <w:highlight w:val="cyan"/>
          <w:lang w:eastAsia="en-US"/>
        </w:rPr>
        <w:t xml:space="preserve"> </w:t>
      </w:r>
      <w:r w:rsidR="00DF2D23" w:rsidRPr="000517BA">
        <w:rPr>
          <w:highlight w:val="cyan"/>
          <w:lang w:eastAsia="en-US"/>
        </w:rPr>
        <w:t>type and scope i.e. public,</w:t>
      </w:r>
      <w:r w:rsidR="000517BA" w:rsidRPr="000517BA">
        <w:rPr>
          <w:highlight w:val="cyan"/>
          <w:lang w:eastAsia="en-US"/>
        </w:rPr>
        <w:t xml:space="preserve"> </w:t>
      </w:r>
      <w:r w:rsidR="00DF2D23" w:rsidRPr="000517BA">
        <w:rPr>
          <w:highlight w:val="cyan"/>
          <w:lang w:eastAsia="en-US"/>
        </w:rPr>
        <w:t>protected, private</w:t>
      </w:r>
      <w:r w:rsidR="000517BA" w:rsidRPr="000517BA">
        <w:rPr>
          <w:highlight w:val="cyan"/>
          <w:lang w:eastAsia="en-US"/>
        </w:rPr>
        <w:t xml:space="preserve"> and </w:t>
      </w:r>
      <w:r w:rsidR="00DF2D23" w:rsidRPr="000517BA">
        <w:rPr>
          <w:highlight w:val="cyan"/>
          <w:lang w:eastAsia="en-US"/>
        </w:rPr>
        <w:t xml:space="preserve">functions with </w:t>
      </w:r>
      <w:r w:rsidR="000517BA" w:rsidRPr="000517BA">
        <w:rPr>
          <w:highlight w:val="cyan"/>
          <w:lang w:eastAsia="en-US"/>
        </w:rPr>
        <w:t>details</w:t>
      </w:r>
      <w:r w:rsidR="00DF2D23" w:rsidRPr="000517BA">
        <w:rPr>
          <w:highlight w:val="cyan"/>
          <w:lang w:eastAsia="en-US"/>
        </w:rPr>
        <w:t xml:space="preserve"> such as public,</w:t>
      </w:r>
      <w:r w:rsidR="000517BA" w:rsidRPr="000517BA">
        <w:rPr>
          <w:highlight w:val="cyan"/>
          <w:lang w:eastAsia="en-US"/>
        </w:rPr>
        <w:t xml:space="preserve"> </w:t>
      </w:r>
      <w:r w:rsidR="00DF2D23" w:rsidRPr="000517BA">
        <w:rPr>
          <w:highlight w:val="cyan"/>
          <w:lang w:eastAsia="en-US"/>
        </w:rPr>
        <w:t xml:space="preserve">protected or </w:t>
      </w:r>
      <w:r w:rsidR="000517BA" w:rsidRPr="000517BA">
        <w:rPr>
          <w:highlight w:val="cyan"/>
          <w:lang w:eastAsia="en-US"/>
        </w:rPr>
        <w:t>private</w:t>
      </w:r>
      <w:r w:rsidR="00DF2D23" w:rsidRPr="000517BA">
        <w:rPr>
          <w:highlight w:val="cyan"/>
          <w:lang w:eastAsia="en-US"/>
        </w:rPr>
        <w:t xml:space="preserve"> </w:t>
      </w:r>
      <w:r w:rsidR="000517BA" w:rsidRPr="000517BA">
        <w:rPr>
          <w:highlight w:val="cyan"/>
          <w:lang w:eastAsia="en-US"/>
        </w:rPr>
        <w:t>and parameters and return type. I am going to do this after the game is completed. Hopefully mid march.</w:t>
      </w:r>
      <w:r w:rsidR="000517BA">
        <w:rPr>
          <w:lang w:eastAsia="en-US"/>
        </w:rPr>
        <w:t xml:space="preserve"> </w:t>
      </w:r>
    </w:p>
    <w:p w14:paraId="590D9D20" w14:textId="52F4E5F1" w:rsidR="00367987" w:rsidRDefault="007D3B5A" w:rsidP="000D4D86">
      <w:pPr>
        <w:pStyle w:val="Heading2"/>
      </w:pPr>
      <w:bookmarkStart w:id="75" w:name="_Toc509312633"/>
      <w:r>
        <w:t>3.3</w:t>
      </w:r>
      <w:r w:rsidR="00367987">
        <w:t xml:space="preserve"> Implementation</w:t>
      </w:r>
      <w:bookmarkEnd w:id="75"/>
    </w:p>
    <w:p w14:paraId="617B1B25" w14:textId="1E0F439A" w:rsidR="007C1B67" w:rsidRPr="007C1B67" w:rsidRDefault="007C1B67" w:rsidP="007C1B67">
      <w:pPr>
        <w:rPr>
          <w:lang w:eastAsia="en-US"/>
        </w:rPr>
      </w:pPr>
      <w:r>
        <w:rPr>
          <w:lang w:eastAsia="en-US"/>
        </w:rPr>
        <w:t>This section will start with a short i</w:t>
      </w:r>
      <w:r w:rsidR="00CB5B06">
        <w:rPr>
          <w:lang w:eastAsia="en-US"/>
        </w:rPr>
        <w:t>ntroduction of the U</w:t>
      </w:r>
      <w:r>
        <w:rPr>
          <w:lang w:eastAsia="en-US"/>
        </w:rPr>
        <w:t xml:space="preserve">nity </w:t>
      </w:r>
      <w:r w:rsidR="00F566A5">
        <w:rPr>
          <w:lang w:eastAsia="en-US"/>
        </w:rPr>
        <w:t xml:space="preserve">all-in-one </w:t>
      </w:r>
      <w:r>
        <w:rPr>
          <w:lang w:eastAsia="en-US"/>
        </w:rPr>
        <w:t xml:space="preserve">editor, its script execution order and will </w:t>
      </w:r>
      <w:r w:rsidR="00F566A5">
        <w:rPr>
          <w:lang w:eastAsia="en-US"/>
        </w:rPr>
        <w:t>cover</w:t>
      </w:r>
      <w:r w:rsidR="00B8193E">
        <w:rPr>
          <w:lang w:eastAsia="en-US"/>
        </w:rPr>
        <w:t xml:space="preserve"> the</w:t>
      </w:r>
      <w:r>
        <w:rPr>
          <w:lang w:eastAsia="en-US"/>
        </w:rPr>
        <w:t xml:space="preserve"> actual game implementation.</w:t>
      </w:r>
    </w:p>
    <w:p w14:paraId="740CF0EF" w14:textId="0D387B5D" w:rsidR="007C1B67" w:rsidRPr="007C1B67" w:rsidRDefault="007D3B5A" w:rsidP="007C1B67">
      <w:pPr>
        <w:pStyle w:val="Heading3"/>
      </w:pPr>
      <w:bookmarkStart w:id="76" w:name="_Toc509312634"/>
      <w:r>
        <w:lastRenderedPageBreak/>
        <w:t>3.3.1</w:t>
      </w:r>
      <w:r w:rsidR="007C1B67">
        <w:t xml:space="preserve"> Unity’s all-in-one editor basic components</w:t>
      </w:r>
      <w:bookmarkEnd w:id="76"/>
    </w:p>
    <w:p w14:paraId="77036BF2" w14:textId="77777777" w:rsidR="0013114F" w:rsidRDefault="008637A3" w:rsidP="0013114F">
      <w:pPr>
        <w:keepNext/>
      </w:pPr>
      <w:r>
        <w:rPr>
          <w:noProof/>
          <w:lang w:eastAsia="en-US"/>
        </w:rPr>
        <w:drawing>
          <wp:inline distT="0" distB="0" distL="0" distR="0" wp14:anchorId="3FB6B415" wp14:editId="2B78B2B1">
            <wp:extent cx="5727700" cy="357981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20 at 19.51.08.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79812"/>
                    </a:xfrm>
                    <a:prstGeom prst="rect">
                      <a:avLst/>
                    </a:prstGeom>
                  </pic:spPr>
                </pic:pic>
              </a:graphicData>
            </a:graphic>
          </wp:inline>
        </w:drawing>
      </w:r>
    </w:p>
    <w:p w14:paraId="5238322C" w14:textId="3CD71EC5" w:rsidR="008637A3" w:rsidRDefault="0013114F" w:rsidP="0013114F">
      <w:pPr>
        <w:pStyle w:val="Caption"/>
      </w:pPr>
      <w:r>
        <w:t>Image 3.3.1</w:t>
      </w:r>
    </w:p>
    <w:p w14:paraId="2DAF97F4" w14:textId="5D0828DB" w:rsidR="008637A3" w:rsidRDefault="0013114F" w:rsidP="005D5526">
      <w:pPr>
        <w:rPr>
          <w:lang w:eastAsia="en-US"/>
        </w:rPr>
      </w:pPr>
      <w:r w:rsidRPr="00CB32F8">
        <w:rPr>
          <w:b/>
          <w:i/>
          <w:lang w:eastAsia="en-US"/>
        </w:rPr>
        <w:t xml:space="preserve">Image </w:t>
      </w:r>
      <w:r w:rsidR="00CB32F8" w:rsidRPr="00CB32F8">
        <w:rPr>
          <w:b/>
          <w:i/>
          <w:lang w:eastAsia="en-US"/>
        </w:rPr>
        <w:t>3.3.1</w:t>
      </w:r>
      <w:r>
        <w:rPr>
          <w:lang w:eastAsia="en-US"/>
        </w:rPr>
        <w:t xml:space="preserve"> </w:t>
      </w:r>
      <w:r w:rsidR="00CB32F8">
        <w:rPr>
          <w:lang w:eastAsia="en-US"/>
        </w:rPr>
        <w:t>is</w:t>
      </w:r>
      <w:r>
        <w:rPr>
          <w:lang w:eastAsia="en-US"/>
        </w:rPr>
        <w:t xml:space="preserve"> an example of an empty Unity project.</w:t>
      </w:r>
    </w:p>
    <w:p w14:paraId="2B98C871" w14:textId="72D2224B" w:rsidR="0013114F" w:rsidRDefault="0013114F" w:rsidP="009D2190">
      <w:pPr>
        <w:pStyle w:val="ListParagraph"/>
        <w:numPr>
          <w:ilvl w:val="0"/>
          <w:numId w:val="9"/>
        </w:numPr>
        <w:rPr>
          <w:lang w:eastAsia="en-US"/>
        </w:rPr>
      </w:pPr>
      <w:r>
        <w:rPr>
          <w:lang w:eastAsia="en-US"/>
        </w:rPr>
        <w:t xml:space="preserve">1 – Tools: </w:t>
      </w:r>
    </w:p>
    <w:p w14:paraId="027A7C2E" w14:textId="673734DA" w:rsidR="0013114F" w:rsidRDefault="0013114F" w:rsidP="009D2190">
      <w:pPr>
        <w:pStyle w:val="ListParagraph"/>
        <w:numPr>
          <w:ilvl w:val="1"/>
          <w:numId w:val="9"/>
        </w:numPr>
        <w:rPr>
          <w:lang w:eastAsia="en-US"/>
        </w:rPr>
      </w:pPr>
      <w:r>
        <w:rPr>
          <w:lang w:eastAsia="en-US"/>
        </w:rPr>
        <w:t>– Move the current view around the scene and rotate.</w:t>
      </w:r>
    </w:p>
    <w:p w14:paraId="63DE51FF" w14:textId="400B1F33" w:rsidR="0013114F" w:rsidRDefault="0013114F" w:rsidP="009D2190">
      <w:pPr>
        <w:pStyle w:val="ListParagraph"/>
        <w:numPr>
          <w:ilvl w:val="1"/>
          <w:numId w:val="9"/>
        </w:numPr>
        <w:rPr>
          <w:lang w:eastAsia="en-US"/>
        </w:rPr>
      </w:pPr>
      <w:r>
        <w:rPr>
          <w:lang w:eastAsia="en-US"/>
        </w:rPr>
        <w:t>– Move Game Objects around the scene.</w:t>
      </w:r>
    </w:p>
    <w:p w14:paraId="05B8AB1E" w14:textId="6F7D9E57" w:rsidR="0013114F" w:rsidRDefault="0013114F" w:rsidP="009D2190">
      <w:pPr>
        <w:pStyle w:val="ListParagraph"/>
        <w:numPr>
          <w:ilvl w:val="1"/>
          <w:numId w:val="9"/>
        </w:numPr>
        <w:rPr>
          <w:lang w:eastAsia="en-US"/>
        </w:rPr>
      </w:pPr>
      <w:r>
        <w:rPr>
          <w:lang w:eastAsia="en-US"/>
        </w:rPr>
        <w:t>– Rotate Game Objects around their X, Y or Z axis.</w:t>
      </w:r>
    </w:p>
    <w:p w14:paraId="4130598E" w14:textId="6D9421FD" w:rsidR="0013114F" w:rsidRDefault="0013114F" w:rsidP="009D2190">
      <w:pPr>
        <w:pStyle w:val="ListParagraph"/>
        <w:numPr>
          <w:ilvl w:val="1"/>
          <w:numId w:val="9"/>
        </w:numPr>
        <w:rPr>
          <w:lang w:eastAsia="en-US"/>
        </w:rPr>
      </w:pPr>
      <w:r>
        <w:rPr>
          <w:lang w:eastAsia="en-US"/>
        </w:rPr>
        <w:t>– Scale Game Objects.</w:t>
      </w:r>
    </w:p>
    <w:p w14:paraId="71B85F6F" w14:textId="23B2C8B0" w:rsidR="0013114F" w:rsidRDefault="0013114F" w:rsidP="009D2190">
      <w:pPr>
        <w:pStyle w:val="ListParagraph"/>
        <w:numPr>
          <w:ilvl w:val="0"/>
          <w:numId w:val="9"/>
        </w:numPr>
        <w:rPr>
          <w:lang w:eastAsia="en-US"/>
        </w:rPr>
      </w:pPr>
      <w:r>
        <w:rPr>
          <w:lang w:eastAsia="en-US"/>
        </w:rPr>
        <w:t xml:space="preserve">2 – </w:t>
      </w:r>
      <w:r w:rsidR="00A1481A" w:rsidRPr="00A1481A">
        <w:rPr>
          <w:b/>
          <w:lang w:eastAsia="en-US"/>
        </w:rPr>
        <w:t>List of all of the Game Objects</w:t>
      </w:r>
      <w:r w:rsidR="00A1481A">
        <w:rPr>
          <w:lang w:eastAsia="en-US"/>
        </w:rPr>
        <w:t>.</w:t>
      </w:r>
      <w:r>
        <w:rPr>
          <w:lang w:eastAsia="en-US"/>
        </w:rPr>
        <w:t xml:space="preserve"> After an object is selected it can be duplicated, removed, renamed, moved, scaled, translated. Object selection provides additional operations described in bullet point 5.</w:t>
      </w:r>
    </w:p>
    <w:p w14:paraId="705D2E86" w14:textId="14DC1769" w:rsidR="0013114F" w:rsidRDefault="0013114F" w:rsidP="009D2190">
      <w:pPr>
        <w:pStyle w:val="ListParagraph"/>
        <w:numPr>
          <w:ilvl w:val="0"/>
          <w:numId w:val="9"/>
        </w:numPr>
        <w:rPr>
          <w:lang w:eastAsia="en-US"/>
        </w:rPr>
      </w:pPr>
      <w:r>
        <w:rPr>
          <w:lang w:eastAsia="en-US"/>
        </w:rPr>
        <w:t xml:space="preserve">3 </w:t>
      </w:r>
      <w:r w:rsidR="00CB32F8">
        <w:rPr>
          <w:lang w:eastAsia="en-US"/>
        </w:rPr>
        <w:t>–</w:t>
      </w:r>
      <w:r>
        <w:rPr>
          <w:lang w:eastAsia="en-US"/>
        </w:rPr>
        <w:t xml:space="preserve"> </w:t>
      </w:r>
      <w:r w:rsidR="00A1481A" w:rsidRPr="00A1481A">
        <w:rPr>
          <w:b/>
          <w:lang w:eastAsia="en-US"/>
        </w:rPr>
        <w:t>Scene editor</w:t>
      </w:r>
      <w:r w:rsidR="00CB32F8">
        <w:rPr>
          <w:lang w:eastAsia="en-US"/>
        </w:rPr>
        <w:t>. A scene is populated with Game Objects</w:t>
      </w:r>
      <w:r w:rsidR="00163B9B">
        <w:rPr>
          <w:lang w:eastAsia="en-US"/>
        </w:rPr>
        <w:t>. Displaying objects during the editing time is one of the Unity’s advantages.</w:t>
      </w:r>
    </w:p>
    <w:p w14:paraId="15EB9C4C" w14:textId="7BDA9D77" w:rsidR="00F92460" w:rsidRDefault="00163B9B" w:rsidP="009D2190">
      <w:pPr>
        <w:pStyle w:val="ListParagraph"/>
        <w:numPr>
          <w:ilvl w:val="0"/>
          <w:numId w:val="9"/>
        </w:numPr>
        <w:rPr>
          <w:lang w:eastAsia="en-US"/>
        </w:rPr>
      </w:pPr>
      <w:r>
        <w:rPr>
          <w:lang w:eastAsia="en-US"/>
        </w:rPr>
        <w:t xml:space="preserve">4 – This </w:t>
      </w:r>
      <w:r w:rsidR="00F92460">
        <w:rPr>
          <w:lang w:eastAsia="en-US"/>
        </w:rPr>
        <w:t xml:space="preserve">section is </w:t>
      </w:r>
      <w:r w:rsidR="002B36B5">
        <w:rPr>
          <w:lang w:eastAsia="en-US"/>
        </w:rPr>
        <w:t>containing</w:t>
      </w:r>
      <w:r w:rsidR="00A1481A">
        <w:rPr>
          <w:lang w:eastAsia="en-US"/>
        </w:rPr>
        <w:t xml:space="preserve"> </w:t>
      </w:r>
      <w:r w:rsidR="00F92460">
        <w:rPr>
          <w:lang w:eastAsia="en-US"/>
        </w:rPr>
        <w:t xml:space="preserve">two tabs. </w:t>
      </w:r>
    </w:p>
    <w:p w14:paraId="63BE566D" w14:textId="256F52E0" w:rsidR="00163B9B" w:rsidRDefault="00F92460" w:rsidP="009D2190">
      <w:pPr>
        <w:pStyle w:val="ListParagraph"/>
        <w:numPr>
          <w:ilvl w:val="1"/>
          <w:numId w:val="9"/>
        </w:numPr>
        <w:rPr>
          <w:lang w:eastAsia="en-US"/>
        </w:rPr>
      </w:pPr>
      <w:r w:rsidRPr="00A1481A">
        <w:rPr>
          <w:b/>
          <w:lang w:eastAsia="en-US"/>
        </w:rPr>
        <w:t>File explorer</w:t>
      </w:r>
      <w:r>
        <w:rPr>
          <w:lang w:eastAsia="en-US"/>
        </w:rPr>
        <w:t xml:space="preserve"> - </w:t>
      </w:r>
      <w:r w:rsidR="00163B9B">
        <w:rPr>
          <w:lang w:eastAsia="en-US"/>
        </w:rPr>
        <w:t xml:space="preserve"> All of the project assets such as models, textures, prefabs, audio, video, text file, script file or any kind of Game Object is accessible in the file explorer.</w:t>
      </w:r>
      <w:r>
        <w:rPr>
          <w:lang w:eastAsia="en-US"/>
        </w:rPr>
        <w:t xml:space="preserve"> </w:t>
      </w:r>
    </w:p>
    <w:p w14:paraId="113EC1DC" w14:textId="0B9A4ED6" w:rsidR="00F92460" w:rsidRDefault="00F92460" w:rsidP="009D2190">
      <w:pPr>
        <w:pStyle w:val="ListParagraph"/>
        <w:numPr>
          <w:ilvl w:val="1"/>
          <w:numId w:val="9"/>
        </w:numPr>
        <w:rPr>
          <w:lang w:eastAsia="en-US"/>
        </w:rPr>
      </w:pPr>
      <w:r w:rsidRPr="00A1481A">
        <w:rPr>
          <w:b/>
          <w:lang w:eastAsia="en-US"/>
        </w:rPr>
        <w:t>Console</w:t>
      </w:r>
      <w:r>
        <w:rPr>
          <w:lang w:eastAsia="en-US"/>
        </w:rPr>
        <w:t xml:space="preserve"> – Displays all of the application logs such as errors, warnings, notifications including any debugging log invoked in script files using “</w:t>
      </w:r>
      <w:r w:rsidRPr="00F92460">
        <w:rPr>
          <w:i/>
          <w:lang w:eastAsia="en-US"/>
        </w:rPr>
        <w:t>Debug.log(</w:t>
      </w:r>
      <w:r w:rsidR="003371C2">
        <w:rPr>
          <w:i/>
          <w:lang w:eastAsia="en-US"/>
        </w:rPr>
        <w:t>“”</w:t>
      </w:r>
      <w:r w:rsidRPr="00F92460">
        <w:rPr>
          <w:i/>
          <w:lang w:eastAsia="en-US"/>
        </w:rPr>
        <w:t>)</w:t>
      </w:r>
      <w:r>
        <w:rPr>
          <w:i/>
          <w:lang w:eastAsia="en-US"/>
        </w:rPr>
        <w:t>;”</w:t>
      </w:r>
      <w:r>
        <w:rPr>
          <w:lang w:eastAsia="en-US"/>
        </w:rPr>
        <w:t xml:space="preserve"> function.</w:t>
      </w:r>
    </w:p>
    <w:p w14:paraId="63C43436" w14:textId="33FA9363" w:rsidR="00B2076F" w:rsidRDefault="00982581" w:rsidP="009D2190">
      <w:pPr>
        <w:pStyle w:val="ListParagraph"/>
        <w:numPr>
          <w:ilvl w:val="0"/>
          <w:numId w:val="9"/>
        </w:numPr>
        <w:rPr>
          <w:lang w:eastAsia="en-US"/>
        </w:rPr>
      </w:pPr>
      <w:r>
        <w:rPr>
          <w:lang w:eastAsia="en-US"/>
        </w:rPr>
        <w:lastRenderedPageBreak/>
        <w:t>5 –</w:t>
      </w:r>
      <w:r w:rsidR="00A1481A" w:rsidRPr="00A1481A">
        <w:rPr>
          <w:b/>
          <w:lang w:eastAsia="en-US"/>
        </w:rPr>
        <w:t>O</w:t>
      </w:r>
      <w:r w:rsidRPr="00A1481A">
        <w:rPr>
          <w:b/>
          <w:lang w:eastAsia="en-US"/>
        </w:rPr>
        <w:t>bject inspector</w:t>
      </w:r>
      <w:r>
        <w:rPr>
          <w:lang w:eastAsia="en-US"/>
        </w:rPr>
        <w:t>. It has easy access</w:t>
      </w:r>
      <w:r w:rsidR="00A1481A">
        <w:rPr>
          <w:lang w:eastAsia="en-US"/>
        </w:rPr>
        <w:t xml:space="preserve"> to every Game Object property</w:t>
      </w:r>
      <w:r>
        <w:rPr>
          <w:lang w:eastAsia="en-US"/>
        </w:rPr>
        <w:t>. It can be used to activate or deactivate the selected object, scale, translate or rotate it, change its properties or add, remove, activate or deactivate its components.</w:t>
      </w:r>
    </w:p>
    <w:p w14:paraId="736F4638" w14:textId="404EAF53" w:rsidR="00F8465E" w:rsidRDefault="007D3B5A" w:rsidP="007C1B67">
      <w:pPr>
        <w:pStyle w:val="Heading3"/>
        <w:rPr>
          <w:lang w:eastAsia="en-US"/>
        </w:rPr>
      </w:pPr>
      <w:bookmarkStart w:id="77" w:name="_Toc509312635"/>
      <w:r>
        <w:rPr>
          <w:lang w:eastAsia="en-US"/>
        </w:rPr>
        <w:t>3.3.2</w:t>
      </w:r>
      <w:r w:rsidR="007C1B67">
        <w:rPr>
          <w:lang w:eastAsia="en-US"/>
        </w:rPr>
        <w:t xml:space="preserve"> Unity scripts execution order</w:t>
      </w:r>
      <w:bookmarkEnd w:id="77"/>
    </w:p>
    <w:p w14:paraId="678C0AEF" w14:textId="79917A9B" w:rsidR="00CB5B06" w:rsidRDefault="00CB5B06" w:rsidP="00CB5B06">
      <w:pPr>
        <w:rPr>
          <w:lang w:eastAsia="en-US"/>
        </w:rPr>
      </w:pPr>
      <w:r>
        <w:rPr>
          <w:lang w:eastAsia="en-US"/>
        </w:rPr>
        <w:t xml:space="preserve">Unity scripts </w:t>
      </w:r>
      <w:r w:rsidR="00B2076F">
        <w:rPr>
          <w:lang w:eastAsia="en-US"/>
        </w:rPr>
        <w:t xml:space="preserve">are event functions that are executed in predetermined order as </w:t>
      </w:r>
      <w:r w:rsidR="00EF7853">
        <w:rPr>
          <w:lang w:eastAsia="en-US"/>
        </w:rPr>
        <w:t xml:space="preserve">a </w:t>
      </w:r>
      <w:r w:rsidR="00B2076F">
        <w:rPr>
          <w:lang w:eastAsia="en-US"/>
        </w:rPr>
        <w:t xml:space="preserve">script executes. </w:t>
      </w:r>
      <w:r w:rsidR="00B2076F" w:rsidRPr="00B2076F">
        <w:rPr>
          <w:lang w:eastAsia="en-US"/>
        </w:rPr>
        <w:t>https://docs.unity3d.com/Manual/ExecutionOrder.html</w:t>
      </w:r>
      <w:r w:rsidR="00B2076F">
        <w:rPr>
          <w:lang w:eastAsia="en-US"/>
        </w:rPr>
        <w:t xml:space="preserve"> </w:t>
      </w:r>
    </w:p>
    <w:p w14:paraId="2B31910C" w14:textId="732402FE" w:rsidR="00B2076F" w:rsidRDefault="00B2076F" w:rsidP="00CB5B06">
      <w:pPr>
        <w:rPr>
          <w:lang w:eastAsia="en-US"/>
        </w:rPr>
      </w:pPr>
      <w:r>
        <w:rPr>
          <w:lang w:eastAsia="en-US"/>
        </w:rPr>
        <w:t>For the purpose of this project only three types of the listed functions will be used:</w:t>
      </w:r>
    </w:p>
    <w:p w14:paraId="381F7586" w14:textId="5D19773B" w:rsidR="00B2076F" w:rsidRDefault="00B2076F" w:rsidP="009D2190">
      <w:pPr>
        <w:pStyle w:val="ListParagraph"/>
        <w:numPr>
          <w:ilvl w:val="0"/>
          <w:numId w:val="10"/>
        </w:numPr>
        <w:rPr>
          <w:lang w:eastAsia="en-US"/>
        </w:rPr>
      </w:pPr>
      <w:r w:rsidRPr="00A1481A">
        <w:rPr>
          <w:b/>
          <w:lang w:eastAsia="en-US"/>
        </w:rPr>
        <w:t>Start</w:t>
      </w:r>
      <w:r>
        <w:rPr>
          <w:lang w:eastAsia="en-US"/>
        </w:rPr>
        <w:t xml:space="preserve"> – Initialization function. Called only once per script. Executed after Awake.</w:t>
      </w:r>
    </w:p>
    <w:p w14:paraId="3B002741" w14:textId="1C1BA0FA" w:rsidR="00B2076F" w:rsidRDefault="00B2076F" w:rsidP="009D2190">
      <w:pPr>
        <w:pStyle w:val="ListParagraph"/>
        <w:numPr>
          <w:ilvl w:val="0"/>
          <w:numId w:val="10"/>
        </w:numPr>
        <w:rPr>
          <w:lang w:eastAsia="en-US"/>
        </w:rPr>
      </w:pPr>
      <w:r w:rsidRPr="00A1481A">
        <w:rPr>
          <w:b/>
          <w:lang w:eastAsia="en-US"/>
        </w:rPr>
        <w:t>Update</w:t>
      </w:r>
      <w:r>
        <w:rPr>
          <w:lang w:eastAsia="en-US"/>
        </w:rPr>
        <w:t xml:space="preserve"> – Called once per frame.</w:t>
      </w:r>
    </w:p>
    <w:p w14:paraId="395D6A42" w14:textId="498D0326" w:rsidR="00B2076F" w:rsidRPr="00CB5B06" w:rsidRDefault="00B2076F" w:rsidP="00CB5B06">
      <w:pPr>
        <w:rPr>
          <w:lang w:eastAsia="en-US"/>
        </w:rPr>
      </w:pPr>
      <w:r>
        <w:rPr>
          <w:noProof/>
          <w:lang w:eastAsia="en-US"/>
        </w:rPr>
        <w:lastRenderedPageBreak/>
        <w:drawing>
          <wp:inline distT="0" distB="0" distL="0" distR="0" wp14:anchorId="41BEB108" wp14:editId="27807C79">
            <wp:extent cx="6717417" cy="89408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png"/>
                    <pic:cNvPicPr/>
                  </pic:nvPicPr>
                  <pic:blipFill rotWithShape="1">
                    <a:blip r:embed="rId12">
                      <a:extLst>
                        <a:ext uri="{28A0092B-C50C-407E-A947-70E740481C1C}">
                          <a14:useLocalDpi xmlns:a14="http://schemas.microsoft.com/office/drawing/2010/main" val="0"/>
                        </a:ext>
                      </a:extLst>
                    </a:blip>
                    <a:srcRect l="532" t="2487" r="1950" b="6249"/>
                    <a:stretch/>
                  </pic:blipFill>
                  <pic:spPr bwMode="auto">
                    <a:xfrm>
                      <a:off x="0" y="0"/>
                      <a:ext cx="6732806" cy="8961282"/>
                    </a:xfrm>
                    <a:prstGeom prst="rect">
                      <a:avLst/>
                    </a:prstGeom>
                    <a:ln>
                      <a:noFill/>
                    </a:ln>
                    <a:extLst>
                      <a:ext uri="{53640926-AAD7-44D8-BBD7-CCE9431645EC}">
                        <a14:shadowObscured xmlns:a14="http://schemas.microsoft.com/office/drawing/2010/main"/>
                      </a:ext>
                    </a:extLst>
                  </pic:spPr>
                </pic:pic>
              </a:graphicData>
            </a:graphic>
          </wp:inline>
        </w:drawing>
      </w:r>
    </w:p>
    <w:p w14:paraId="1A63F02B" w14:textId="589AA04F" w:rsidR="007C1B67" w:rsidRDefault="007D3B5A" w:rsidP="00CB5B06">
      <w:pPr>
        <w:pStyle w:val="Heading3"/>
        <w:rPr>
          <w:lang w:eastAsia="en-US"/>
        </w:rPr>
      </w:pPr>
      <w:bookmarkStart w:id="78" w:name="_Toc509312636"/>
      <w:r>
        <w:rPr>
          <w:lang w:eastAsia="en-US"/>
        </w:rPr>
        <w:lastRenderedPageBreak/>
        <w:t>3.3.3</w:t>
      </w:r>
      <w:r w:rsidR="00CB5B06">
        <w:rPr>
          <w:lang w:eastAsia="en-US"/>
        </w:rPr>
        <w:t xml:space="preserve"> Game Implementation</w:t>
      </w:r>
      <w:bookmarkEnd w:id="78"/>
    </w:p>
    <w:p w14:paraId="7FCE9368" w14:textId="65357167" w:rsidR="009B34BD" w:rsidRPr="009B34BD" w:rsidRDefault="009B34BD" w:rsidP="009B34BD">
      <w:pPr>
        <w:rPr>
          <w:lang w:eastAsia="en-US"/>
        </w:rPr>
      </w:pPr>
      <w:r>
        <w:rPr>
          <w:lang w:eastAsia="en-US"/>
        </w:rPr>
        <w:t>This section will describe the implementation of the project with</w:t>
      </w:r>
      <w:r w:rsidR="00136E3B">
        <w:rPr>
          <w:lang w:eastAsia="en-US"/>
        </w:rPr>
        <w:t xml:space="preserve"> a</w:t>
      </w:r>
      <w:r>
        <w:rPr>
          <w:lang w:eastAsia="en-US"/>
        </w:rPr>
        <w:t xml:space="preserve"> discussion about each of the game components.</w:t>
      </w:r>
    </w:p>
    <w:p w14:paraId="10779D1C" w14:textId="38257FC5" w:rsidR="006A4685" w:rsidRDefault="007D3B5A" w:rsidP="004E690D">
      <w:pPr>
        <w:pStyle w:val="Heading4"/>
        <w:rPr>
          <w:lang w:eastAsia="en-US"/>
        </w:rPr>
      </w:pPr>
      <w:bookmarkStart w:id="79" w:name="_Toc509312637"/>
      <w:r>
        <w:rPr>
          <w:lang w:eastAsia="en-US"/>
        </w:rPr>
        <w:t>3.3.3.1</w:t>
      </w:r>
      <w:r w:rsidR="004E690D">
        <w:rPr>
          <w:lang w:eastAsia="en-US"/>
        </w:rPr>
        <w:t xml:space="preserve"> </w:t>
      </w:r>
      <w:r w:rsidR="006A4685">
        <w:rPr>
          <w:lang w:eastAsia="en-US"/>
        </w:rPr>
        <w:t>Main Character</w:t>
      </w:r>
      <w:bookmarkEnd w:id="79"/>
    </w:p>
    <w:p w14:paraId="43270044" w14:textId="10D9201D" w:rsidR="00982581" w:rsidRPr="005D5526" w:rsidRDefault="00B2076F" w:rsidP="006A4685">
      <w:pPr>
        <w:rPr>
          <w:lang w:eastAsia="en-US"/>
        </w:rPr>
      </w:pPr>
      <w:r>
        <w:rPr>
          <w:lang w:eastAsia="en-US"/>
        </w:rPr>
        <w:t xml:space="preserve">The implementation </w:t>
      </w:r>
      <w:r w:rsidR="00526303">
        <w:rPr>
          <w:lang w:eastAsia="en-US"/>
        </w:rPr>
        <w:t xml:space="preserve">phase </w:t>
      </w:r>
      <w:r>
        <w:rPr>
          <w:lang w:eastAsia="en-US"/>
        </w:rPr>
        <w:t>starts with</w:t>
      </w:r>
      <w:r w:rsidR="006A4685">
        <w:rPr>
          <w:lang w:eastAsia="en-US"/>
        </w:rPr>
        <w:t xml:space="preserve"> the main character, its basic movement and actions.</w:t>
      </w:r>
    </w:p>
    <w:p w14:paraId="5EE29696" w14:textId="7B570BEC" w:rsidR="00836711" w:rsidRDefault="00FB4421" w:rsidP="007C1B67">
      <w:r w:rsidRPr="006A4685">
        <w:rPr>
          <w:b/>
          <w:i/>
          <w:noProof/>
        </w:rPr>
        <mc:AlternateContent>
          <mc:Choice Requires="wps">
            <w:drawing>
              <wp:anchor distT="0" distB="0" distL="114300" distR="114300" simplePos="0" relativeHeight="251660288" behindDoc="0" locked="0" layoutInCell="1" allowOverlap="1" wp14:anchorId="4FCAB5F4" wp14:editId="68D9E19E">
                <wp:simplePos x="0" y="0"/>
                <wp:positionH relativeFrom="column">
                  <wp:posOffset>10160</wp:posOffset>
                </wp:positionH>
                <wp:positionV relativeFrom="paragraph">
                  <wp:posOffset>2302510</wp:posOffset>
                </wp:positionV>
                <wp:extent cx="2472055" cy="215265"/>
                <wp:effectExtent l="0" t="0" r="4445" b="635"/>
                <wp:wrapSquare wrapText="bothSides"/>
                <wp:docPr id="1" name="Text Box 1"/>
                <wp:cNvGraphicFramePr/>
                <a:graphic xmlns:a="http://schemas.openxmlformats.org/drawingml/2006/main">
                  <a:graphicData uri="http://schemas.microsoft.com/office/word/2010/wordprocessingShape">
                    <wps:wsp>
                      <wps:cNvSpPr txBox="1"/>
                      <wps:spPr>
                        <a:xfrm>
                          <a:off x="0" y="0"/>
                          <a:ext cx="2472055" cy="215265"/>
                        </a:xfrm>
                        <a:prstGeom prst="rect">
                          <a:avLst/>
                        </a:prstGeom>
                        <a:solidFill>
                          <a:prstClr val="white"/>
                        </a:solidFill>
                        <a:ln>
                          <a:noFill/>
                        </a:ln>
                      </wps:spPr>
                      <wps:txbx>
                        <w:txbxContent>
                          <w:p w14:paraId="72201831" w14:textId="41203D49" w:rsidR="00121BC0" w:rsidRPr="009323FE" w:rsidRDefault="00121BC0" w:rsidP="006A4685">
                            <w:pPr>
                              <w:pStyle w:val="Caption"/>
                              <w:rPr>
                                <w:rFonts w:ascii="Arial" w:hAnsi="Arial"/>
                                <w:b/>
                                <w:noProof/>
                                <w:color w:val="000000" w:themeColor="text1"/>
                                <w:sz w:val="22"/>
                                <w:lang w:val="en-US"/>
                              </w:rPr>
                            </w:pPr>
                            <w:r w:rsidRPr="009323FE">
                              <w:rPr>
                                <w:b/>
                                <w:sz w:val="22"/>
                                <w:lang w:val="en-US"/>
                              </w:rPr>
                              <w:t>Image 3.3.2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CAB5F4" id="_x0000_t202" coordsize="21600,21600" o:spt="202" path="m,l,21600r21600,l21600,xe">
                <v:stroke joinstyle="miter"/>
                <v:path gradientshapeok="t" o:connecttype="rect"/>
              </v:shapetype>
              <v:shape id="Text Box 1" o:spid="_x0000_s1026" type="#_x0000_t202" style="position:absolute;left:0;text-align:left;margin-left:.8pt;margin-top:181.3pt;width:194.65pt;height:16.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" stroked="f">
                <v:textbox inset="0,0,0,0">
                  <w:txbxContent>
                    <w:p w14:paraId="72201831" w14:textId="41203D49" w:rsidR="00121BC0" w:rsidRPr="009323FE" w:rsidRDefault="00121BC0" w:rsidP="006A4685">
                      <w:pPr>
                        <w:pStyle w:val="Caption"/>
                        <w:rPr>
                          <w:rFonts w:ascii="Arial" w:hAnsi="Arial"/>
                          <w:b/>
                          <w:noProof/>
                          <w:color w:val="000000" w:themeColor="text1"/>
                          <w:sz w:val="22"/>
                          <w:lang w:val="en-US"/>
                        </w:rPr>
                      </w:pPr>
                      <w:r w:rsidRPr="009323FE">
                        <w:rPr>
                          <w:b/>
                          <w:sz w:val="22"/>
                          <w:lang w:val="en-US"/>
                        </w:rPr>
                        <w:t>Image 3.3.2</w:t>
                      </w:r>
                    </w:p>
                  </w:txbxContent>
                </v:textbox>
                <w10:wrap type="square"/>
              </v:shape>
            </w:pict>
          </mc:Fallback>
        </mc:AlternateContent>
      </w:r>
      <w:r w:rsidRPr="006A4685">
        <w:rPr>
          <w:b/>
          <w:i/>
          <w:noProof/>
          <w:lang w:eastAsia="en-US"/>
        </w:rPr>
        <w:drawing>
          <wp:anchor distT="0" distB="0" distL="114300" distR="114300" simplePos="0" relativeHeight="251658240" behindDoc="0" locked="0" layoutInCell="1" allowOverlap="1" wp14:anchorId="4D6E2C06" wp14:editId="2E921D88">
            <wp:simplePos x="0" y="0"/>
            <wp:positionH relativeFrom="column">
              <wp:posOffset>14605</wp:posOffset>
            </wp:positionH>
            <wp:positionV relativeFrom="paragraph">
              <wp:posOffset>208280</wp:posOffset>
            </wp:positionV>
            <wp:extent cx="2472055" cy="2070735"/>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20 at 20.44.58.png"/>
                    <pic:cNvPicPr/>
                  </pic:nvPicPr>
                  <pic:blipFill>
                    <a:blip r:embed="rId13">
                      <a:extLst>
                        <a:ext uri="{28A0092B-C50C-407E-A947-70E740481C1C}">
                          <a14:useLocalDpi xmlns:a14="http://schemas.microsoft.com/office/drawing/2010/main" val="0"/>
                        </a:ext>
                      </a:extLst>
                    </a:blip>
                    <a:stretch>
                      <a:fillRect/>
                    </a:stretch>
                  </pic:blipFill>
                  <pic:spPr>
                    <a:xfrm>
                      <a:off x="0" y="0"/>
                      <a:ext cx="2472055" cy="2070735"/>
                    </a:xfrm>
                    <a:prstGeom prst="rect">
                      <a:avLst/>
                    </a:prstGeom>
                  </pic:spPr>
                </pic:pic>
              </a:graphicData>
            </a:graphic>
            <wp14:sizeRelH relativeFrom="margin">
              <wp14:pctWidth>0</wp14:pctWidth>
            </wp14:sizeRelH>
            <wp14:sizeRelV relativeFrom="margin">
              <wp14:pctHeight>0</wp14:pctHeight>
            </wp14:sizeRelV>
          </wp:anchor>
        </w:drawing>
      </w:r>
      <w:r w:rsidR="006A4685" w:rsidRPr="006A4685">
        <w:rPr>
          <w:b/>
          <w:i/>
        </w:rPr>
        <w:t>Image 3.3.</w:t>
      </w:r>
      <w:r w:rsidR="004A534E">
        <w:rPr>
          <w:b/>
          <w:i/>
        </w:rPr>
        <w:t>3.1</w:t>
      </w:r>
      <w:r w:rsidR="006A4685">
        <w:t xml:space="preserve"> is a cube that will be used as a player object. The green lines around the object </w:t>
      </w:r>
      <w:r w:rsidR="00EF7853">
        <w:t>represent a</w:t>
      </w:r>
      <w:r w:rsidR="006A4685">
        <w:t xml:space="preserve"> “Character Controller” in the form of a sphere. This is a simple type of collision detector, such as </w:t>
      </w:r>
      <w:r w:rsidR="00EF7853">
        <w:t>a “Box</w:t>
      </w:r>
      <w:r w:rsidR="006A4685">
        <w:t xml:space="preserve"> Collider” with the difference that the used collision detector is able to change its position. The sphere collision detection is the most effici</w:t>
      </w:r>
      <w:r w:rsidR="007C1B67">
        <w:t>ent kind of detectors.</w:t>
      </w:r>
      <w:r>
        <w:t xml:space="preserve"> </w:t>
      </w:r>
      <w:r w:rsidRPr="00FB4421">
        <w:rPr>
          <w:color w:val="FF0000"/>
        </w:rPr>
        <w:t>[add reference to CS3240 lectures here]</w:t>
      </w:r>
      <w:r w:rsidR="00EF7853">
        <w:rPr>
          <w:color w:val="FF0000"/>
        </w:rPr>
        <w:t xml:space="preserve"> </w:t>
      </w:r>
      <w:r w:rsidR="007C1B67">
        <w:t xml:space="preserve">This is because the detection check is performed every frame, and the calculation for a sphere collision is the simplest possible calculation. It only needs the centre of the Sphere and its radius. </w:t>
      </w:r>
    </w:p>
    <w:p w14:paraId="67ED39F9" w14:textId="5A501335" w:rsidR="00836711" w:rsidRDefault="00836711" w:rsidP="007C1B67"/>
    <w:p w14:paraId="309C9896" w14:textId="11A0D502" w:rsidR="00C07EFF" w:rsidRDefault="007C1B67" w:rsidP="007C1B67">
      <w:r>
        <w:t>A new script is created and attached</w:t>
      </w:r>
      <w:r w:rsidR="008A138E">
        <w:t xml:space="preserve"> as a component</w:t>
      </w:r>
      <w:r>
        <w:t xml:space="preserve"> </w:t>
      </w:r>
      <w:r w:rsidR="00E72DE9">
        <w:t>of</w:t>
      </w:r>
      <w:r>
        <w:t xml:space="preserve"> the character</w:t>
      </w:r>
      <w:r w:rsidR="00787375">
        <w:t>. The script’s purpose is to make the character</w:t>
      </w:r>
      <w:r>
        <w:t xml:space="preserve"> move.</w:t>
      </w:r>
      <w:r w:rsidR="00EF2A0C">
        <w:t xml:space="preserve"> A reference to the Character Controller (collision detector) is obtained in order to control the position of the character on the scene. </w:t>
      </w:r>
    </w:p>
    <w:p w14:paraId="711052A3" w14:textId="5CA7E8D8" w:rsidR="007C5319" w:rsidRDefault="00EF2A0C" w:rsidP="007C1B67">
      <w:r>
        <w:t>Different scene components</w:t>
      </w:r>
      <w:r w:rsidR="007C5319">
        <w:t xml:space="preserve"> can be reached using:</w:t>
      </w:r>
    </w:p>
    <w:p w14:paraId="33FF487D" w14:textId="5CE1F7D0" w:rsidR="007C1B67" w:rsidRDefault="00C07EFF" w:rsidP="009D2190">
      <w:pPr>
        <w:pStyle w:val="ListParagraph"/>
        <w:numPr>
          <w:ilvl w:val="0"/>
          <w:numId w:val="11"/>
        </w:numPr>
      </w:pPr>
      <w:r>
        <w:t>“</w:t>
      </w:r>
      <w:r w:rsidR="00EF2A0C">
        <w:t>GetComponent</w:t>
      </w:r>
      <w:r w:rsidR="007C5319">
        <w:t>&lt;Name of Component&gt;()</w:t>
      </w:r>
      <w:r>
        <w:t>”</w:t>
      </w:r>
      <w:r w:rsidR="007C5319">
        <w:t xml:space="preserve"> </w:t>
      </w:r>
      <w:r>
        <w:t>- I</w:t>
      </w:r>
      <w:r w:rsidR="007C5319">
        <w:t xml:space="preserve">f the desired component is attached to the </w:t>
      </w:r>
      <w:r w:rsidR="00CE347F">
        <w:t>same Game Object</w:t>
      </w:r>
      <w:r w:rsidR="00075A28">
        <w:t xml:space="preserve"> </w:t>
      </w:r>
      <w:r w:rsidR="00593824">
        <w:t>as the</w:t>
      </w:r>
      <w:r w:rsidR="00075A28">
        <w:t xml:space="preserve"> current script is attached to</w:t>
      </w:r>
      <w:r w:rsidR="007C5319">
        <w:t>.</w:t>
      </w:r>
    </w:p>
    <w:p w14:paraId="710566CA" w14:textId="5A6F8305" w:rsidR="007C5319" w:rsidRDefault="00C07EFF" w:rsidP="009D2190">
      <w:pPr>
        <w:pStyle w:val="ListParagraph"/>
        <w:numPr>
          <w:ilvl w:val="0"/>
          <w:numId w:val="11"/>
        </w:numPr>
      </w:pPr>
      <w:r>
        <w:t>“</w:t>
      </w:r>
      <w:r w:rsidR="007C5319">
        <w:t>GameObject.Find(“Name of the Object”).GetComponent&lt;ComponentName&gt;()</w:t>
      </w:r>
      <w:r>
        <w:t xml:space="preserve">” – If the desired </w:t>
      </w:r>
      <w:r w:rsidR="009E3C7C">
        <w:t>component</w:t>
      </w:r>
      <w:r>
        <w:t xml:space="preserve"> is</w:t>
      </w:r>
      <w:r w:rsidR="007C5319">
        <w:t xml:space="preserve"> not </w:t>
      </w:r>
      <w:r w:rsidR="009E3C7C">
        <w:t>attached to the Game Object, the current script is attached to.</w:t>
      </w:r>
    </w:p>
    <w:p w14:paraId="57BB1373" w14:textId="7A305ED5" w:rsidR="007C5319" w:rsidRDefault="007C5319" w:rsidP="007C5319"/>
    <w:p w14:paraId="2CB30059" w14:textId="6A21309E" w:rsidR="00115416" w:rsidRDefault="00115416" w:rsidP="007C5319"/>
    <w:p w14:paraId="165318E2" w14:textId="798CFD78" w:rsidR="00115416" w:rsidRDefault="00115416" w:rsidP="007C5319"/>
    <w:p w14:paraId="30E4D98F" w14:textId="22A73945" w:rsidR="00115416" w:rsidRDefault="00115416" w:rsidP="007C5319"/>
    <w:p w14:paraId="044CCBE9" w14:textId="5A767C40" w:rsidR="00115416" w:rsidRDefault="00115416" w:rsidP="007C5319"/>
    <w:p w14:paraId="0E89864F" w14:textId="7045CCCA" w:rsidR="00115416" w:rsidRDefault="00115416" w:rsidP="007C5319"/>
    <w:p w14:paraId="40CE427D" w14:textId="7843FEB2" w:rsidR="00115416" w:rsidRDefault="00115416" w:rsidP="007C5319"/>
    <w:p w14:paraId="638EEFCB" w14:textId="455F9FE2" w:rsidR="00115416" w:rsidRDefault="00115416" w:rsidP="007C5319"/>
    <w:p w14:paraId="00857FE4" w14:textId="77777777" w:rsidR="00115416" w:rsidRDefault="00115416" w:rsidP="007C5319"/>
    <w:p w14:paraId="5F920801" w14:textId="46E5F770" w:rsidR="00BA6FF9" w:rsidRPr="004E690D" w:rsidRDefault="007D3B5A" w:rsidP="004E690D">
      <w:pPr>
        <w:pStyle w:val="Heading4"/>
      </w:pPr>
      <w:bookmarkStart w:id="80" w:name="_Toc509312638"/>
      <w:r>
        <w:lastRenderedPageBreak/>
        <w:t>3.3.3.2</w:t>
      </w:r>
      <w:r w:rsidR="004E690D" w:rsidRPr="004E690D">
        <w:t xml:space="preserve"> </w:t>
      </w:r>
      <w:r w:rsidR="00BA6FF9" w:rsidRPr="004E690D">
        <w:t>Procedurally generated world</w:t>
      </w:r>
      <w:bookmarkEnd w:id="80"/>
    </w:p>
    <w:p w14:paraId="49660C91" w14:textId="3BFAD370" w:rsidR="00073867" w:rsidRPr="00D24BEA" w:rsidRDefault="00115416" w:rsidP="00073867">
      <w:pPr>
        <w:pStyle w:val="Heading5"/>
        <w:rPr>
          <w:b w:val="0"/>
          <w:i w:val="0"/>
        </w:rPr>
      </w:pPr>
      <w:r>
        <w:rPr>
          <w:b w:val="0"/>
          <w:i w:val="0"/>
        </w:rPr>
        <w:t>This feature of the game is controlled by “ProcedurallyGeneratedWorld” script.</w:t>
      </w:r>
      <w:r w:rsidR="00073867">
        <w:rPr>
          <w:b w:val="0"/>
          <w:i w:val="0"/>
        </w:rPr>
        <w:t xml:space="preserve"> It works on the principle of spawning predefined prefabs accessed by indexing the </w:t>
      </w:r>
      <w:r w:rsidR="004A534E">
        <w:rPr>
          <w:b w:val="0"/>
          <w:i w:val="0"/>
        </w:rPr>
        <w:t xml:space="preserve">linked to them </w:t>
      </w:r>
      <w:r w:rsidR="00073867">
        <w:rPr>
          <w:b w:val="0"/>
          <w:i w:val="0"/>
        </w:rPr>
        <w:t xml:space="preserve">array </w:t>
      </w:r>
      <w:r w:rsidR="00073867" w:rsidRPr="00D24BEA">
        <w:rPr>
          <w:b w:val="0"/>
          <w:i w:val="0"/>
        </w:rPr>
        <w:t>with a random integer.</w:t>
      </w:r>
    </w:p>
    <w:p w14:paraId="73D26449" w14:textId="183600B3" w:rsidR="00073867" w:rsidRPr="00550713" w:rsidRDefault="00073867" w:rsidP="00073867">
      <w:pPr>
        <w:rPr>
          <w:b/>
        </w:rPr>
      </w:pPr>
      <w:r w:rsidRPr="00550713">
        <w:rPr>
          <w:b/>
        </w:rPr>
        <w:t xml:space="preserve">What is a prefab? </w:t>
      </w:r>
    </w:p>
    <w:p w14:paraId="2F4C8ED7" w14:textId="1F3969D8" w:rsidR="00D24BEA" w:rsidRDefault="00D24BEA" w:rsidP="00073867">
      <w:r>
        <w:t xml:space="preserve">A prefab is usually a set of objects </w:t>
      </w:r>
      <w:r w:rsidR="004A534E">
        <w:t>that are</w:t>
      </w:r>
      <w:r>
        <w:t xml:space="preserve"> </w:t>
      </w:r>
      <w:r w:rsidR="00550713">
        <w:t>already tweaked</w:t>
      </w:r>
      <w:r>
        <w:t xml:space="preserve"> with the developer’s prefer</w:t>
      </w:r>
      <w:r w:rsidR="00550713">
        <w:t xml:space="preserve">ences, </w:t>
      </w:r>
      <w:r>
        <w:t>properties</w:t>
      </w:r>
      <w:r w:rsidR="00550713">
        <w:t xml:space="preserve"> and components. The prefab is</w:t>
      </w:r>
      <w:r>
        <w:t xml:space="preserve"> stored as an asset file. It can be called and instantiated </w:t>
      </w:r>
      <w:r w:rsidR="00E962C2">
        <w:t>any time</w:t>
      </w:r>
      <w:r w:rsidR="00D3086F">
        <w:t xml:space="preserve"> before </w:t>
      </w:r>
      <w:r w:rsidR="00E962C2">
        <w:t xml:space="preserve">the game execution </w:t>
      </w:r>
      <w:r w:rsidR="00D3086F">
        <w:t>and</w:t>
      </w:r>
      <w:r>
        <w:t xml:space="preserve"> during runtime. </w:t>
      </w:r>
    </w:p>
    <w:p w14:paraId="651DC01E" w14:textId="77777777" w:rsidR="004A534E" w:rsidRDefault="004A534E" w:rsidP="004A534E">
      <w:pPr>
        <w:keepNext/>
      </w:pPr>
      <w:r>
        <w:rPr>
          <w:noProof/>
        </w:rPr>
        <w:drawing>
          <wp:inline distT="0" distB="0" distL="0" distR="0" wp14:anchorId="493AB3D6" wp14:editId="06DDD808">
            <wp:extent cx="6578140" cy="189044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27 at 14.42.14.png"/>
                    <pic:cNvPicPr/>
                  </pic:nvPicPr>
                  <pic:blipFill>
                    <a:blip r:embed="rId14">
                      <a:extLst>
                        <a:ext uri="{28A0092B-C50C-407E-A947-70E740481C1C}">
                          <a14:useLocalDpi xmlns:a14="http://schemas.microsoft.com/office/drawing/2010/main" val="0"/>
                        </a:ext>
                      </a:extLst>
                    </a:blip>
                    <a:stretch>
                      <a:fillRect/>
                    </a:stretch>
                  </pic:blipFill>
                  <pic:spPr>
                    <a:xfrm>
                      <a:off x="0" y="0"/>
                      <a:ext cx="6611716" cy="1900094"/>
                    </a:xfrm>
                    <a:prstGeom prst="rect">
                      <a:avLst/>
                    </a:prstGeom>
                  </pic:spPr>
                </pic:pic>
              </a:graphicData>
            </a:graphic>
          </wp:inline>
        </w:drawing>
      </w:r>
    </w:p>
    <w:p w14:paraId="5AEC30E5" w14:textId="174AC52A" w:rsidR="004A534E" w:rsidRPr="00FC52A4" w:rsidRDefault="007D3B5A" w:rsidP="004A534E">
      <w:pPr>
        <w:pStyle w:val="Caption"/>
        <w:rPr>
          <w:b/>
          <w:color w:val="000000" w:themeColor="text1"/>
          <w:sz w:val="22"/>
        </w:rPr>
      </w:pPr>
      <w:r>
        <w:rPr>
          <w:b/>
          <w:color w:val="000000" w:themeColor="text1"/>
          <w:sz w:val="22"/>
        </w:rPr>
        <w:t>Image 3.3.3.2</w:t>
      </w:r>
    </w:p>
    <w:p w14:paraId="734B4A88" w14:textId="2A7A9907" w:rsidR="009323FE" w:rsidRPr="009323FE" w:rsidRDefault="009323FE" w:rsidP="009323FE">
      <w:pPr>
        <w:rPr>
          <w:lang w:eastAsia="en-US"/>
        </w:rPr>
      </w:pPr>
      <w:r w:rsidRPr="00FC52A4">
        <w:rPr>
          <w:b/>
          <w:lang w:eastAsia="en-US"/>
        </w:rPr>
        <w:t>Image 3.3.3.2</w:t>
      </w:r>
      <w:r>
        <w:rPr>
          <w:lang w:eastAsia="en-US"/>
        </w:rPr>
        <w:t xml:space="preserve"> shows a folder</w:t>
      </w:r>
      <w:r w:rsidR="00FC52A4">
        <w:rPr>
          <w:lang w:eastAsia="en-US"/>
        </w:rPr>
        <w:t xml:space="preserve"> where the </w:t>
      </w:r>
      <w:r>
        <w:rPr>
          <w:lang w:eastAsia="en-US"/>
        </w:rPr>
        <w:t>Path prefabs</w:t>
      </w:r>
      <w:r w:rsidR="00FC52A4">
        <w:rPr>
          <w:lang w:eastAsia="en-US"/>
        </w:rPr>
        <w:t xml:space="preserve"> are stored</w:t>
      </w:r>
      <w:r>
        <w:rPr>
          <w:lang w:eastAsia="en-US"/>
        </w:rPr>
        <w:t>. “Path 1” is expanded and shows each of its children which in the current case are 9 “Coin” objects and a “Penguin_prefab”.</w:t>
      </w:r>
    </w:p>
    <w:p w14:paraId="6AC59410" w14:textId="4960E713" w:rsidR="00D24BEA" w:rsidRDefault="00D24BEA" w:rsidP="00073867">
      <w:r>
        <w:t>Usually</w:t>
      </w:r>
      <w:r w:rsidR="00966AA9">
        <w:t>,</w:t>
      </w:r>
      <w:r>
        <w:t xml:space="preserve"> each prefab has a parent object and every other object is related to the parent </w:t>
      </w:r>
      <w:r w:rsidR="00550713">
        <w:t xml:space="preserve">object by position size, rotation etc. For </w:t>
      </w:r>
      <w:r w:rsidR="004A534E">
        <w:t>example,</w:t>
      </w:r>
      <w:r w:rsidR="00550713">
        <w:t xml:space="preserve"> if the parent object is scaled, all of its children will be scaled or if the parent object is disabled, all of its children will disappear.</w:t>
      </w:r>
      <w:r w:rsidR="00FC52A4">
        <w:t xml:space="preserve"> </w:t>
      </w:r>
      <w:r w:rsidR="00FC52A4" w:rsidRPr="004C4945">
        <w:rPr>
          <w:b/>
        </w:rPr>
        <w:t>Image 3.3.3.3.</w:t>
      </w:r>
      <w:r w:rsidR="00FC52A4">
        <w:t xml:space="preserve"> gives an example of an expanded prefab named Path 1. The prefab is currently loaded into the scene and is </w:t>
      </w:r>
      <w:r w:rsidR="004C4945">
        <w:t>a subject of modification. The indented objects are its children.</w:t>
      </w:r>
    </w:p>
    <w:p w14:paraId="1BC128FF" w14:textId="550D8318" w:rsidR="00FC52A4" w:rsidRDefault="004A534E" w:rsidP="00FC52A4">
      <w:pPr>
        <w:keepNext/>
        <w:rPr>
          <w:b/>
        </w:rPr>
      </w:pPr>
      <w:r>
        <w:rPr>
          <w:noProof/>
        </w:rPr>
        <w:drawing>
          <wp:anchor distT="0" distB="0" distL="114300" distR="114300" simplePos="0" relativeHeight="251661312" behindDoc="0" locked="0" layoutInCell="1" allowOverlap="1" wp14:anchorId="422683D8" wp14:editId="68E0461E">
            <wp:simplePos x="0" y="0"/>
            <wp:positionH relativeFrom="column">
              <wp:align>left</wp:align>
            </wp:positionH>
            <wp:positionV relativeFrom="paragraph">
              <wp:align>top</wp:align>
            </wp:positionV>
            <wp:extent cx="3962400" cy="2362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27 at 14.42.29.png"/>
                    <pic:cNvPicPr/>
                  </pic:nvPicPr>
                  <pic:blipFill>
                    <a:blip r:embed="rId15">
                      <a:extLst>
                        <a:ext uri="{28A0092B-C50C-407E-A947-70E740481C1C}">
                          <a14:useLocalDpi xmlns:a14="http://schemas.microsoft.com/office/drawing/2010/main" val="0"/>
                        </a:ext>
                      </a:extLst>
                    </a:blip>
                    <a:stretch>
                      <a:fillRect/>
                    </a:stretch>
                  </pic:blipFill>
                  <pic:spPr>
                    <a:xfrm>
                      <a:off x="0" y="0"/>
                      <a:ext cx="3962400" cy="2362200"/>
                    </a:xfrm>
                    <a:prstGeom prst="rect">
                      <a:avLst/>
                    </a:prstGeom>
                  </pic:spPr>
                </pic:pic>
              </a:graphicData>
            </a:graphic>
          </wp:anchor>
        </w:drawing>
      </w:r>
    </w:p>
    <w:p w14:paraId="026B1DF1" w14:textId="05E67F7A" w:rsidR="00FC52A4" w:rsidRDefault="00FC52A4" w:rsidP="00FC52A4">
      <w:pPr>
        <w:keepNext/>
        <w:rPr>
          <w:b/>
        </w:rPr>
      </w:pPr>
    </w:p>
    <w:p w14:paraId="76B51880" w14:textId="1C79D4A6" w:rsidR="00FC52A4" w:rsidRDefault="00FC52A4" w:rsidP="00FC52A4">
      <w:pPr>
        <w:keepNext/>
        <w:rPr>
          <w:b/>
        </w:rPr>
      </w:pPr>
    </w:p>
    <w:p w14:paraId="08DF9862" w14:textId="04E5A44C" w:rsidR="00FC52A4" w:rsidRDefault="00FC52A4" w:rsidP="00FC52A4">
      <w:pPr>
        <w:keepNext/>
        <w:rPr>
          <w:b/>
        </w:rPr>
      </w:pPr>
    </w:p>
    <w:p w14:paraId="78DCB007" w14:textId="4559F421" w:rsidR="00FC52A4" w:rsidRDefault="00FC52A4" w:rsidP="00FC52A4">
      <w:pPr>
        <w:keepNext/>
        <w:rPr>
          <w:b/>
        </w:rPr>
      </w:pPr>
    </w:p>
    <w:p w14:paraId="26F76BEF" w14:textId="7CF47069" w:rsidR="00FC52A4" w:rsidRDefault="00FC52A4" w:rsidP="00FC52A4">
      <w:pPr>
        <w:keepNext/>
        <w:rPr>
          <w:b/>
        </w:rPr>
      </w:pPr>
    </w:p>
    <w:p w14:paraId="48895C03" w14:textId="589BC045" w:rsidR="00FC52A4" w:rsidRDefault="00FC52A4" w:rsidP="00FC52A4">
      <w:pPr>
        <w:keepNext/>
        <w:rPr>
          <w:b/>
        </w:rPr>
      </w:pPr>
    </w:p>
    <w:p w14:paraId="6A2C0775" w14:textId="3626FF07" w:rsidR="00FC52A4" w:rsidRDefault="00FC52A4" w:rsidP="00FC52A4">
      <w:pPr>
        <w:keepNext/>
        <w:rPr>
          <w:b/>
        </w:rPr>
      </w:pPr>
    </w:p>
    <w:p w14:paraId="11127C1F" w14:textId="0D307D2B" w:rsidR="00FC52A4" w:rsidRDefault="00FC52A4" w:rsidP="00FC52A4">
      <w:pPr>
        <w:keepNext/>
        <w:rPr>
          <w:b/>
        </w:rPr>
      </w:pPr>
    </w:p>
    <w:p w14:paraId="183E8E2D" w14:textId="77777777" w:rsidR="00FC52A4" w:rsidRPr="00FC52A4" w:rsidRDefault="00FC52A4" w:rsidP="00FC52A4">
      <w:pPr>
        <w:keepNext/>
        <w:rPr>
          <w:b/>
        </w:rPr>
      </w:pPr>
    </w:p>
    <w:p w14:paraId="57B969E6" w14:textId="77777777" w:rsidR="00FC52A4" w:rsidRPr="00FC52A4" w:rsidRDefault="00FC52A4" w:rsidP="00FC52A4">
      <w:pPr>
        <w:pStyle w:val="Caption"/>
        <w:rPr>
          <w:b/>
          <w:color w:val="000000" w:themeColor="text1"/>
          <w:sz w:val="22"/>
        </w:rPr>
      </w:pPr>
      <w:r w:rsidRPr="00FC52A4">
        <w:rPr>
          <w:b/>
          <w:color w:val="000000" w:themeColor="text1"/>
          <w:sz w:val="22"/>
        </w:rPr>
        <w:t>Image 3.3.3.3</w:t>
      </w:r>
    </w:p>
    <w:p w14:paraId="4BE9FEE5" w14:textId="77777777" w:rsidR="004C4945" w:rsidRDefault="004C4945" w:rsidP="004C4945">
      <w:pPr>
        <w:keepNext/>
      </w:pPr>
      <w:r>
        <w:rPr>
          <w:noProof/>
        </w:rPr>
        <w:lastRenderedPageBreak/>
        <w:drawing>
          <wp:inline distT="0" distB="0" distL="0" distR="0" wp14:anchorId="4BFB6C4A" wp14:editId="07763B1D">
            <wp:extent cx="49657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27 at 14.42.40.png"/>
                    <pic:cNvPicPr/>
                  </pic:nvPicPr>
                  <pic:blipFill>
                    <a:blip r:embed="rId16">
                      <a:extLst>
                        <a:ext uri="{28A0092B-C50C-407E-A947-70E740481C1C}">
                          <a14:useLocalDpi xmlns:a14="http://schemas.microsoft.com/office/drawing/2010/main" val="0"/>
                        </a:ext>
                      </a:extLst>
                    </a:blip>
                    <a:stretch>
                      <a:fillRect/>
                    </a:stretch>
                  </pic:blipFill>
                  <pic:spPr>
                    <a:xfrm>
                      <a:off x="0" y="0"/>
                      <a:ext cx="4965700" cy="2324100"/>
                    </a:xfrm>
                    <a:prstGeom prst="rect">
                      <a:avLst/>
                    </a:prstGeom>
                  </pic:spPr>
                </pic:pic>
              </a:graphicData>
            </a:graphic>
          </wp:inline>
        </w:drawing>
      </w:r>
    </w:p>
    <w:p w14:paraId="5023CA25" w14:textId="7F8C7DEC" w:rsidR="004C4945" w:rsidRPr="004C4945" w:rsidRDefault="007D3B5A" w:rsidP="004C4945">
      <w:pPr>
        <w:pStyle w:val="Caption"/>
        <w:rPr>
          <w:b/>
        </w:rPr>
      </w:pPr>
      <w:r>
        <w:rPr>
          <w:b/>
        </w:rPr>
        <w:t>Image 3.3.3.4</w:t>
      </w:r>
    </w:p>
    <w:p w14:paraId="2332454D" w14:textId="2078AA23" w:rsidR="004C4945" w:rsidRDefault="004C4945" w:rsidP="00F27629">
      <w:r>
        <w:t>The “ProcedurallyGeneratedWorld” script contains:</w:t>
      </w:r>
    </w:p>
    <w:p w14:paraId="009DDC10" w14:textId="0B459FDD" w:rsidR="004C4945" w:rsidRPr="00F27629" w:rsidRDefault="004C4945" w:rsidP="00F27629">
      <w:pPr>
        <w:rPr>
          <w:color w:val="000000" w:themeColor="text1"/>
        </w:rPr>
      </w:pPr>
      <w:r w:rsidRPr="00F27629">
        <w:rPr>
          <w:color w:val="000000" w:themeColor="text1"/>
        </w:rPr>
        <w:t>Six class members:</w:t>
      </w:r>
    </w:p>
    <w:p w14:paraId="65F374D9" w14:textId="49A09CF0"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GameObject[] pathPrefabs; - This is an array and is used as a link to the prefabs. It is initialized in the Start function, but its size and type of elements are determined in the Unity editor – </w:t>
      </w:r>
      <w:r w:rsidRPr="00F27629">
        <w:rPr>
          <w:rFonts w:eastAsia="Times New Roman"/>
          <w:b/>
          <w:color w:val="000000" w:themeColor="text1"/>
        </w:rPr>
        <w:t>Image 3.3.3.4</w:t>
      </w:r>
    </w:p>
    <w:p w14:paraId="78B11080" w14:textId="5E69A9D7"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Transform player; </w:t>
      </w:r>
      <w:r w:rsidR="00503045" w:rsidRPr="00F27629">
        <w:rPr>
          <w:rFonts w:eastAsia="Times New Roman"/>
          <w:color w:val="000000" w:themeColor="text1"/>
        </w:rPr>
        <w:t xml:space="preserve">- This is a reference to the </w:t>
      </w:r>
      <w:r w:rsidR="00F27629" w:rsidRPr="00F27629">
        <w:rPr>
          <w:rFonts w:eastAsia="Times New Roman"/>
          <w:color w:val="000000" w:themeColor="text1"/>
        </w:rPr>
        <w:t>position of the player object and is used in the Update() function in order to check whether is time to spawn a new prefab.</w:t>
      </w:r>
    </w:p>
    <w:p w14:paraId="4BFD2FB4" w14:textId="0CEA6915"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float spawnZlocation = 0.0f; </w:t>
      </w:r>
      <w:r w:rsidR="00F27629" w:rsidRPr="00F27629">
        <w:rPr>
          <w:rFonts w:eastAsia="Times New Roman"/>
          <w:color w:val="000000" w:themeColor="text1"/>
        </w:rPr>
        <w:t xml:space="preserve">- Keeps </w:t>
      </w:r>
      <w:r w:rsidR="005A21C6">
        <w:rPr>
          <w:rFonts w:eastAsia="Times New Roman"/>
          <w:color w:val="000000" w:themeColor="text1"/>
        </w:rPr>
        <w:t xml:space="preserve">a </w:t>
      </w:r>
      <w:r w:rsidR="00F27629" w:rsidRPr="00F27629">
        <w:rPr>
          <w:rFonts w:eastAsia="Times New Roman"/>
          <w:color w:val="000000" w:themeColor="text1"/>
        </w:rPr>
        <w:t>reference to the Z position of the last spawned prefab. Updated at each prefab spawning. Used to determine the position of the next prefab.</w:t>
      </w:r>
    </w:p>
    <w:p w14:paraId="11CD1379" w14:textId="69F7C3EB"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const float pathLength = 4.85f; </w:t>
      </w:r>
      <w:r w:rsidR="00F27629" w:rsidRPr="00F27629">
        <w:rPr>
          <w:rFonts w:eastAsia="Times New Roman"/>
          <w:color w:val="000000" w:themeColor="text1"/>
        </w:rPr>
        <w:t>- This is the length of each prefab. Every prefab has equal length.</w:t>
      </w:r>
    </w:p>
    <w:p w14:paraId="21D821A5" w14:textId="22F8AD6D"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const int pathCount = 5; </w:t>
      </w:r>
      <w:r w:rsidR="00F27629" w:rsidRPr="00F27629">
        <w:rPr>
          <w:rFonts w:eastAsia="Times New Roman"/>
          <w:color w:val="000000" w:themeColor="text1"/>
        </w:rPr>
        <w:t xml:space="preserve">- This is the number of the initially spawned prefabs. This number is maintained during the gameplay and is not changed. </w:t>
      </w:r>
    </w:p>
    <w:p w14:paraId="37ECF210" w14:textId="57F2BCF1"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List&lt;GameObject&gt; renderedPaths; </w:t>
      </w:r>
      <w:r w:rsidR="00F27629" w:rsidRPr="00F27629">
        <w:rPr>
          <w:rFonts w:eastAsia="Times New Roman"/>
          <w:color w:val="000000" w:themeColor="text1"/>
        </w:rPr>
        <w:t>- Keeps</w:t>
      </w:r>
      <w:r w:rsidR="005A21C6">
        <w:rPr>
          <w:rFonts w:eastAsia="Times New Roman"/>
          <w:color w:val="000000" w:themeColor="text1"/>
        </w:rPr>
        <w:t xml:space="preserve"> a</w:t>
      </w:r>
      <w:r w:rsidR="00F27629" w:rsidRPr="00F27629">
        <w:rPr>
          <w:rFonts w:eastAsia="Times New Roman"/>
          <w:color w:val="000000" w:themeColor="text1"/>
        </w:rPr>
        <w:t xml:space="preserve"> reference to all the paths that are currently to the scene. Used for easy deleting the paths that are currently behind the player.</w:t>
      </w:r>
    </w:p>
    <w:p w14:paraId="27102377" w14:textId="3F5E3EC1" w:rsidR="004C4945" w:rsidRPr="00F27629" w:rsidRDefault="004C4945" w:rsidP="00F27629">
      <w:pPr>
        <w:rPr>
          <w:rFonts w:eastAsia="Times New Roman"/>
          <w:color w:val="000000" w:themeColor="text1"/>
        </w:rPr>
      </w:pPr>
      <w:r w:rsidRPr="00F27629">
        <w:rPr>
          <w:rFonts w:eastAsia="Times New Roman"/>
          <w:color w:val="000000" w:themeColor="text1"/>
        </w:rPr>
        <w:t>Five functions:</w:t>
      </w:r>
    </w:p>
    <w:p w14:paraId="6B6D5E38" w14:textId="1B292BC5"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Start() </w:t>
      </w:r>
      <w:r w:rsidR="00F27629" w:rsidRPr="00F27629">
        <w:rPr>
          <w:color w:val="000000" w:themeColor="text1"/>
        </w:rPr>
        <w:t>– Used for initialization.</w:t>
      </w:r>
    </w:p>
    <w:p w14:paraId="0896853C" w14:textId="51B71BCE"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Update() </w:t>
      </w:r>
      <w:r w:rsidR="00F27629" w:rsidRPr="00F27629">
        <w:rPr>
          <w:color w:val="000000" w:themeColor="text1"/>
        </w:rPr>
        <w:t>– Checks the current position of the player and calls “SpawnTile()” and “DeleteTile()” functions.</w:t>
      </w:r>
    </w:p>
    <w:p w14:paraId="60C48CA6" w14:textId="0BBFBB0D"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SpawnTile(int prefabIndex = -1) </w:t>
      </w:r>
      <w:r w:rsidR="00F27629" w:rsidRPr="00F27629">
        <w:rPr>
          <w:color w:val="000000" w:themeColor="text1"/>
        </w:rPr>
        <w:t>– Spawns a prefab in front of the player. Makes sure the world is “endless”.</w:t>
      </w:r>
    </w:p>
    <w:p w14:paraId="4C91519D" w14:textId="582A286E" w:rsidR="004C4945" w:rsidRPr="00F27629" w:rsidRDefault="004C4945" w:rsidP="009D2190">
      <w:pPr>
        <w:pStyle w:val="ListParagraph"/>
        <w:numPr>
          <w:ilvl w:val="0"/>
          <w:numId w:val="13"/>
        </w:numPr>
        <w:rPr>
          <w:color w:val="000000" w:themeColor="text1"/>
        </w:rPr>
      </w:pPr>
      <w:r w:rsidRPr="00F27629">
        <w:rPr>
          <w:color w:val="000000" w:themeColor="text1"/>
        </w:rPr>
        <w:lastRenderedPageBreak/>
        <w:t xml:space="preserve">void DeleteTile() </w:t>
      </w:r>
      <w:r w:rsidR="00503045" w:rsidRPr="00F27629">
        <w:rPr>
          <w:color w:val="000000" w:themeColor="text1"/>
        </w:rPr>
        <w:t xml:space="preserve">– Removes </w:t>
      </w:r>
      <w:r w:rsidR="00B45C6D" w:rsidRPr="00F27629">
        <w:rPr>
          <w:color w:val="000000" w:themeColor="text1"/>
        </w:rPr>
        <w:t xml:space="preserve">the first element of the renderedPaths list. This is a path that is no longer seen by the </w:t>
      </w:r>
      <w:r w:rsidR="00F27629" w:rsidRPr="00F27629">
        <w:rPr>
          <w:color w:val="000000" w:themeColor="text1"/>
        </w:rPr>
        <w:t>player (</w:t>
      </w:r>
      <w:r w:rsidR="00B45C6D" w:rsidRPr="00F27629">
        <w:rPr>
          <w:color w:val="000000" w:themeColor="text1"/>
        </w:rPr>
        <w:t>i.e. its current position is behind the player) and is removed for efficiency purpose.</w:t>
      </w:r>
    </w:p>
    <w:p w14:paraId="637EF1FC" w14:textId="51F7128D" w:rsidR="004C4945" w:rsidRPr="00F27629" w:rsidRDefault="004C4945" w:rsidP="009D2190">
      <w:pPr>
        <w:pStyle w:val="ListParagraph"/>
        <w:numPr>
          <w:ilvl w:val="0"/>
          <w:numId w:val="13"/>
        </w:numPr>
        <w:rPr>
          <w:color w:val="000000" w:themeColor="text1"/>
        </w:rPr>
      </w:pPr>
      <w:r w:rsidRPr="00F27629">
        <w:rPr>
          <w:color w:val="000000" w:themeColor="text1"/>
        </w:rPr>
        <w:t xml:space="preserve">int RandomInt() </w:t>
      </w:r>
      <w:r w:rsidR="00503045" w:rsidRPr="00F27629">
        <w:rPr>
          <w:color w:val="000000" w:themeColor="text1"/>
        </w:rPr>
        <w:t>– Returns a random integer. The random integer is used to determine which element of the pathPrefabs will be loaded to the scene.</w:t>
      </w:r>
    </w:p>
    <w:p w14:paraId="291A8A17" w14:textId="1A4EDA45" w:rsidR="00115416" w:rsidRPr="00115416" w:rsidRDefault="00115416" w:rsidP="00115416"/>
    <w:p w14:paraId="674C122B" w14:textId="014CE4C3" w:rsidR="004E690D" w:rsidRDefault="007D3B5A" w:rsidP="004E690D">
      <w:pPr>
        <w:pStyle w:val="Heading4"/>
      </w:pPr>
      <w:bookmarkStart w:id="81" w:name="_Toc509312639"/>
      <w:r>
        <w:t>3.3.3.3</w:t>
      </w:r>
      <w:r w:rsidR="004E690D">
        <w:t xml:space="preserve"> Collision Detection</w:t>
      </w:r>
      <w:bookmarkEnd w:id="81"/>
    </w:p>
    <w:p w14:paraId="787E126D" w14:textId="6D63D647" w:rsidR="009159E2" w:rsidRPr="009159E2" w:rsidRDefault="009159E2" w:rsidP="009159E2">
      <w:r>
        <w:t>Collision detection is occurring when two objects try to occupy the same space at the same time.</w:t>
      </w:r>
    </w:p>
    <w:p w14:paraId="6731B64B" w14:textId="77777777" w:rsidR="00CD00F1" w:rsidRDefault="009159E2" w:rsidP="004E690D">
      <w:r>
        <w:t>There are two main t</w:t>
      </w:r>
      <w:r w:rsidR="004E690D">
        <w:t>ypes of collision detection</w:t>
      </w:r>
      <w:r w:rsidR="004313AA">
        <w:t>:</w:t>
      </w:r>
    </w:p>
    <w:p w14:paraId="3987CA64" w14:textId="02B4A52F" w:rsidR="004313AA" w:rsidRDefault="00D32511" w:rsidP="004E690D">
      <w:r>
        <w:t>[</w:t>
      </w:r>
      <w:r w:rsidR="00AF3D15" w:rsidRPr="00AF3D15">
        <w:rPr>
          <w:color w:val="FF0000"/>
        </w:rPr>
        <w:t>https://blackboard.aber.ac.uk/bbcswebdav/pid-1110322-dt-content-rid-1759508_1/courses/CS32420_AB0_2017-18/CS32420_8_collision1.pdf</w:t>
      </w:r>
      <w:r w:rsidRPr="00D32511">
        <w:rPr>
          <w:color w:val="FF0000"/>
        </w:rPr>
        <w:t>]</w:t>
      </w:r>
    </w:p>
    <w:p w14:paraId="6DCFF86D" w14:textId="39899AAC" w:rsidR="004313AA" w:rsidRDefault="007D3561" w:rsidP="009D2190">
      <w:pPr>
        <w:pStyle w:val="ListParagraph"/>
        <w:numPr>
          <w:ilvl w:val="0"/>
          <w:numId w:val="15"/>
        </w:numPr>
      </w:pPr>
      <w:r>
        <w:t>Continuous</w:t>
      </w:r>
      <w:r w:rsidR="004313AA">
        <w:t xml:space="preserve"> (</w:t>
      </w:r>
      <w:r>
        <w:t>priori</w:t>
      </w:r>
      <w:r w:rsidR="004313AA">
        <w:t>)</w:t>
      </w:r>
      <w:r w:rsidR="001F3019">
        <w:t xml:space="preserve"> – detects the collision before the actual collision. It consists of an algorithm which predicts the trajectories of the objects and is more computationally expensive, because of its complexity.</w:t>
      </w:r>
    </w:p>
    <w:p w14:paraId="5FA5808A" w14:textId="52384FBB" w:rsidR="004313AA" w:rsidRDefault="007D3561" w:rsidP="009D2190">
      <w:pPr>
        <w:pStyle w:val="ListParagraph"/>
        <w:numPr>
          <w:ilvl w:val="0"/>
          <w:numId w:val="15"/>
        </w:numPr>
      </w:pPr>
      <w:r>
        <w:t>Discrete</w:t>
      </w:r>
      <w:r w:rsidR="004313AA">
        <w:t xml:space="preserve"> (</w:t>
      </w:r>
      <w:r>
        <w:t>posteriori</w:t>
      </w:r>
      <w:r w:rsidR="004313AA">
        <w:t>)</w:t>
      </w:r>
      <w:r w:rsidR="001F3019">
        <w:t xml:space="preserve"> – detects the collision after the objects </w:t>
      </w:r>
      <w:r w:rsidR="005A21C6">
        <w:t>have collided</w:t>
      </w:r>
      <w:r w:rsidR="001F3019">
        <w:t xml:space="preserve">. Simpler and more </w:t>
      </w:r>
      <w:r w:rsidR="00FE3830">
        <w:t>efficient but</w:t>
      </w:r>
      <w:r w:rsidR="001F3019">
        <w:t xml:space="preserve"> may cause a “Tunnelling effect</w:t>
      </w:r>
      <w:r w:rsidR="0034029A">
        <w:rPr>
          <w:rStyle w:val="FootnoteReference"/>
        </w:rPr>
        <w:footnoteReference w:id="2"/>
      </w:r>
      <w:r w:rsidR="001F3019">
        <w:t>.”</w:t>
      </w:r>
    </w:p>
    <w:p w14:paraId="30119F37" w14:textId="5223C6D9" w:rsidR="004E690D" w:rsidRDefault="004313AA" w:rsidP="004E690D">
      <w:r>
        <w:t>Types of colliders:</w:t>
      </w:r>
      <w:r w:rsidR="00D32511">
        <w:t xml:space="preserve"> </w:t>
      </w:r>
      <w:r w:rsidR="00D32511" w:rsidRPr="00D32511">
        <w:rPr>
          <w:color w:val="FF0000"/>
        </w:rPr>
        <w:t>[unity reference]</w:t>
      </w:r>
    </w:p>
    <w:p w14:paraId="4C1167B4" w14:textId="2EA07131" w:rsidR="004313AA" w:rsidRDefault="004313AA" w:rsidP="009D2190">
      <w:pPr>
        <w:pStyle w:val="ListParagraph"/>
        <w:numPr>
          <w:ilvl w:val="0"/>
          <w:numId w:val="14"/>
        </w:numPr>
      </w:pPr>
      <w:r>
        <w:t>Collider</w:t>
      </w:r>
      <w:r w:rsidR="00CD00F1">
        <w:t xml:space="preserve"> – There are different colliders with various </w:t>
      </w:r>
      <w:r w:rsidR="00002283">
        <w:t xml:space="preserve">shapes and properties, but the most commonly used collider for this assignment is the Box Collider. Box collider is a primitive collider and is used as an indication of </w:t>
      </w:r>
      <w:r w:rsidR="005A21C6">
        <w:t xml:space="preserve">the </w:t>
      </w:r>
      <w:r w:rsidR="00002283">
        <w:t>intersection of two objects. There are more complex colliders such as rigid body and mesh colliders which may detect more complex collisions, but they are typically used when more complex detections are required (i.e. shooting games – determine whether the player is shot in the head, body or at the hand etc.)</w:t>
      </w:r>
    </w:p>
    <w:p w14:paraId="141F76AC" w14:textId="4E83FB0E" w:rsidR="004313AA" w:rsidRDefault="004313AA" w:rsidP="009D2190">
      <w:pPr>
        <w:pStyle w:val="ListParagraph"/>
        <w:numPr>
          <w:ilvl w:val="0"/>
          <w:numId w:val="14"/>
        </w:numPr>
      </w:pPr>
      <w:r>
        <w:t>Trigger</w:t>
      </w:r>
      <w:r w:rsidR="00CD00F1">
        <w:t xml:space="preserve"> -  </w:t>
      </w:r>
      <w:r w:rsidR="00002283">
        <w:t>Unlike the typical colliders, when the trigger is activated the same detection is happening but there is no visual sequence i.e.</w:t>
      </w:r>
      <w:r w:rsidR="00CA2A62">
        <w:t xml:space="preserve"> the movement</w:t>
      </w:r>
      <w:r w:rsidR="00002283">
        <w:t xml:space="preserve"> trajectory</w:t>
      </w:r>
      <w:r w:rsidR="00CA2A62">
        <w:t xml:space="preserve"> of both objects</w:t>
      </w:r>
      <w:r w:rsidR="00002283">
        <w:t xml:space="preserve"> is not changed.</w:t>
      </w:r>
    </w:p>
    <w:p w14:paraId="4E546427" w14:textId="10387493" w:rsidR="004313AA" w:rsidRDefault="000937FB" w:rsidP="004313AA">
      <w:r>
        <w:br/>
      </w:r>
      <w:r w:rsidR="00DF5028">
        <w:t xml:space="preserve">The most efficient colliders are primitive colliders, especially the sphere collider since on every frame </w:t>
      </w:r>
      <w:r w:rsidR="00BC7F62">
        <w:t xml:space="preserve">the performed calculation only takes the centre of the collider and its radius. The box collider is not the same because the radius is not consistent, and this cost additional background calculations. </w:t>
      </w:r>
      <w:r>
        <w:t xml:space="preserve">In order to be </w:t>
      </w:r>
      <w:r w:rsidR="00BC7F62">
        <w:t xml:space="preserve">efficient and to decrease the number of the </w:t>
      </w:r>
      <w:r w:rsidR="00BC7F62">
        <w:lastRenderedPageBreak/>
        <w:t>calculations per frame as much as possible,</w:t>
      </w:r>
      <w:r w:rsidR="001230B9">
        <w:t xml:space="preserve"> I </w:t>
      </w:r>
      <w:r w:rsidR="00E37D2B">
        <w:t>implemented this feature using</w:t>
      </w:r>
      <w:r w:rsidR="001230B9">
        <w:t xml:space="preserve"> primitive c</w:t>
      </w:r>
      <w:r w:rsidR="007F2DFE">
        <w:t xml:space="preserve">olliders such as Boxes and Spheres </w:t>
      </w:r>
      <w:r w:rsidR="001230B9">
        <w:t>along wit</w:t>
      </w:r>
      <w:r w:rsidR="00BC7F62">
        <w:t>h Discrete collision detection. The use of more complex colliders such as rigid body can lead to higher precision, but the purpose of this game does not require that precision.</w:t>
      </w:r>
    </w:p>
    <w:p w14:paraId="380637F7" w14:textId="77777777" w:rsidR="00BC7F62" w:rsidRPr="004E690D" w:rsidRDefault="00BC7F62" w:rsidP="004313AA"/>
    <w:p w14:paraId="626A292C" w14:textId="17C11898" w:rsidR="006B5015" w:rsidRDefault="007D3B5A" w:rsidP="006B5015">
      <w:pPr>
        <w:pStyle w:val="Heading4"/>
      </w:pPr>
      <w:bookmarkStart w:id="82" w:name="_Toc509312640"/>
      <w:r>
        <w:t>3.3.3.4</w:t>
      </w:r>
      <w:r w:rsidR="00414AB6">
        <w:t xml:space="preserve"> User Interface </w:t>
      </w:r>
      <w:r w:rsidR="00413EA7">
        <w:t>Elements</w:t>
      </w:r>
      <w:bookmarkEnd w:id="82"/>
    </w:p>
    <w:p w14:paraId="4E80932B" w14:textId="66EB0F60" w:rsidR="00BC7F62" w:rsidRPr="00BC7F62" w:rsidRDefault="00414AB6" w:rsidP="00BC7F62">
      <w:r>
        <w:t>User interface elements are the</w:t>
      </w:r>
      <w:r w:rsidR="00BC7F62">
        <w:t xml:space="preserve"> </w:t>
      </w:r>
      <w:r w:rsidR="00803236">
        <w:t>two-dimensional</w:t>
      </w:r>
      <w:r w:rsidR="00BC7F62">
        <w:t xml:space="preserve"> elements displayed on the screen</w:t>
      </w:r>
      <w:r w:rsidR="00803236">
        <w:t xml:space="preserve"> during the game such as energy bar and current score.</w:t>
      </w:r>
    </w:p>
    <w:p w14:paraId="19429033" w14:textId="72472474" w:rsidR="00EF2A0C" w:rsidRDefault="00EF2A0C" w:rsidP="00EF2A0C">
      <w:pPr>
        <w:rPr>
          <w:color w:val="FF0000"/>
        </w:rPr>
      </w:pPr>
      <w:r w:rsidRPr="004E690D">
        <w:rPr>
          <w:rStyle w:val="Heading5Char"/>
        </w:rPr>
        <w:t>Canvas</w:t>
      </w:r>
      <w:r>
        <w:t xml:space="preserve"> </w:t>
      </w:r>
      <w:r w:rsidRPr="00EF2A0C">
        <w:rPr>
          <w:color w:val="FF0000"/>
        </w:rPr>
        <w:t>[https://docs.unity3d.com/Manual/UICanvas.html]</w:t>
      </w:r>
    </w:p>
    <w:p w14:paraId="2E4E5D18" w14:textId="4E88D25D" w:rsidR="00414AB6" w:rsidRPr="003F16C1" w:rsidRDefault="00414AB6" w:rsidP="00EF2A0C">
      <w:pPr>
        <w:rPr>
          <w:color w:val="000000" w:themeColor="text1"/>
        </w:rPr>
      </w:pPr>
      <w:r w:rsidRPr="003F16C1">
        <w:rPr>
          <w:color w:val="000000" w:themeColor="text1"/>
        </w:rPr>
        <w:t>Unity requires all the UI elements to be</w:t>
      </w:r>
      <w:r w:rsidR="005A21C6">
        <w:rPr>
          <w:color w:val="000000" w:themeColor="text1"/>
        </w:rPr>
        <w:t xml:space="preserve"> a</w:t>
      </w:r>
      <w:r w:rsidRPr="003F16C1">
        <w:rPr>
          <w:color w:val="000000" w:themeColor="text1"/>
        </w:rPr>
        <w:t xml:space="preserve"> child of a Canvas.</w:t>
      </w:r>
      <w:r w:rsidR="003F16C1" w:rsidRPr="003F16C1">
        <w:rPr>
          <w:color w:val="000000" w:themeColor="text1"/>
        </w:rPr>
        <w:t xml:space="preserve"> Unity automatically creates a Canvas Game Object when </w:t>
      </w:r>
      <w:r w:rsidR="00AE426C" w:rsidRPr="003F16C1">
        <w:rPr>
          <w:color w:val="000000" w:themeColor="text1"/>
        </w:rPr>
        <w:t>a UI element</w:t>
      </w:r>
      <w:r w:rsidR="003F16C1" w:rsidRPr="003F16C1">
        <w:rPr>
          <w:color w:val="000000" w:themeColor="text1"/>
        </w:rPr>
        <w:t xml:space="preserve"> is created.</w:t>
      </w:r>
      <w:r w:rsidR="009F395D">
        <w:rPr>
          <w:color w:val="000000" w:themeColor="text1"/>
        </w:rPr>
        <w:t xml:space="preserve"> A Canvas can </w:t>
      </w:r>
      <w:r w:rsidR="00CA2C2B">
        <w:rPr>
          <w:color w:val="000000" w:themeColor="text1"/>
        </w:rPr>
        <w:t>hold more than one UI element and renders its elements the same order they appear in the hierarchy.</w:t>
      </w:r>
    </w:p>
    <w:p w14:paraId="5F498D0C" w14:textId="099DCB4B" w:rsidR="006B5015" w:rsidRDefault="00625D33" w:rsidP="00625D33">
      <w:pPr>
        <w:pStyle w:val="Heading5"/>
      </w:pPr>
      <w:r w:rsidRPr="00625D33">
        <w:t>Energy bar</w:t>
      </w:r>
    </w:p>
    <w:p w14:paraId="502CA4A9" w14:textId="39E7C46B" w:rsidR="003056DB" w:rsidRPr="003056DB" w:rsidRDefault="003056DB" w:rsidP="003056DB">
      <w:r>
        <w:t xml:space="preserve">The player’s energy is slightly decreased on each frame as well as </w:t>
      </w:r>
      <w:r w:rsidR="00A735D0">
        <w:t>on every</w:t>
      </w:r>
      <w:r>
        <w:t xml:space="preserve"> </w:t>
      </w:r>
      <w:r w:rsidR="00A735D0">
        <w:t>movement</w:t>
      </w:r>
      <w:r>
        <w:t xml:space="preserve"> to the left or to the right and while </w:t>
      </w:r>
      <w:r w:rsidR="00A735D0">
        <w:t>praying</w:t>
      </w:r>
      <w:r>
        <w:t xml:space="preserve"> fish. It is increased when resting behind a rock.</w:t>
      </w:r>
    </w:p>
    <w:p w14:paraId="08E307DC" w14:textId="401DC57B" w:rsidR="00F00BED" w:rsidRDefault="003056DB" w:rsidP="00F00BED">
      <w:r>
        <w:t>The energy is</w:t>
      </w:r>
      <w:r w:rsidR="00BC4DC8">
        <w:t xml:space="preserve"> </w:t>
      </w:r>
      <w:r>
        <w:t>displayed</w:t>
      </w:r>
      <w:r w:rsidR="00BC4DC8">
        <w:t xml:space="preserve"> on the game scene as an energy bar. The energy bar is represented as a Unity UI build-in slider. The slider contains two parts: </w:t>
      </w:r>
    </w:p>
    <w:p w14:paraId="16843669" w14:textId="0E8D2405" w:rsidR="00BC4DC8" w:rsidRDefault="00BC4DC8" w:rsidP="009D2190">
      <w:pPr>
        <w:pStyle w:val="ListParagraph"/>
        <w:numPr>
          <w:ilvl w:val="0"/>
          <w:numId w:val="16"/>
        </w:numPr>
      </w:pPr>
      <w:r>
        <w:t>A background with</w:t>
      </w:r>
      <w:r w:rsidR="00782F65">
        <w:t xml:space="preserve"> a</w:t>
      </w:r>
      <w:r>
        <w:t xml:space="preserve"> fixed position.</w:t>
      </w:r>
    </w:p>
    <w:p w14:paraId="066CC3E8" w14:textId="0E57EC93" w:rsidR="00BC4DC8" w:rsidRDefault="00BC4DC8" w:rsidP="009D2190">
      <w:pPr>
        <w:pStyle w:val="ListParagraph"/>
        <w:numPr>
          <w:ilvl w:val="0"/>
          <w:numId w:val="16"/>
        </w:numPr>
      </w:pPr>
      <w:r>
        <w:t>A Slider which is displayed on the top of the background.</w:t>
      </w:r>
    </w:p>
    <w:p w14:paraId="5E1B7A9F" w14:textId="10C47EDE" w:rsidR="00BC4DC8" w:rsidRPr="00F00BED" w:rsidRDefault="00BC4DC8" w:rsidP="00BC4DC8">
      <w:r>
        <w:t xml:space="preserve">The slider has a minimum, maximum and current value and can be accessed and modified through “slider.value”. </w:t>
      </w:r>
      <w:r w:rsidR="00C120E1">
        <w:t xml:space="preserve">The player energy is controlled by a script, which </w:t>
      </w:r>
      <w:r w:rsidR="007050A5">
        <w:t>uses an “Update()” function in order to update</w:t>
      </w:r>
      <w:r w:rsidR="00C120E1">
        <w:t xml:space="preserve"> the slider.value on every frame.</w:t>
      </w:r>
    </w:p>
    <w:p w14:paraId="7D07F6A1" w14:textId="3147B771" w:rsidR="00625D33" w:rsidRDefault="00625D33" w:rsidP="00625D33">
      <w:pPr>
        <w:pStyle w:val="Heading5"/>
      </w:pPr>
      <w:r>
        <w:t>Score</w:t>
      </w:r>
    </w:p>
    <w:p w14:paraId="5A9834E7" w14:textId="5F91D36B" w:rsidR="00A35537" w:rsidRDefault="00A35537" w:rsidP="006B5015">
      <w:r>
        <w:t>During the gameplay</w:t>
      </w:r>
      <w:r w:rsidR="00966AA9">
        <w:t>,</w:t>
      </w:r>
      <w:r>
        <w:t xml:space="preserve"> the player has a score. The score is </w:t>
      </w:r>
      <w:r w:rsidR="00966AA9">
        <w:t>slightly increased every second</w:t>
      </w:r>
      <w:r>
        <w:t xml:space="preserve"> and significantly increased when a coin or a fish object is being collected. </w:t>
      </w:r>
    </w:p>
    <w:p w14:paraId="19D0DF9E" w14:textId="3F7ED1CC" w:rsidR="00625D33" w:rsidRDefault="00A35537" w:rsidP="006B5015">
      <w:r>
        <w:t xml:space="preserve">The Score is stored in the same canvas as the Energy bar. It is represented as a Unity build-in UI Text element. The text is accessed the same way </w:t>
      </w:r>
      <w:r w:rsidR="0094134B">
        <w:t>as the slider is accessed and updated the same way as the slider. The difference i</w:t>
      </w:r>
      <w:r w:rsidR="006C4F2E">
        <w:t>s that the Text elements accept</w:t>
      </w:r>
      <w:r w:rsidR="0094134B">
        <w:t xml:space="preserve"> string values and the player’s score is a float variable. “(int)score.toString()” has been used in order to get rid of the floating point and to convert the int to a string, so it could be set as a value to the Text object.</w:t>
      </w:r>
    </w:p>
    <w:p w14:paraId="0B52B907" w14:textId="7BE19108" w:rsidR="003023EB" w:rsidRPr="004E690D" w:rsidRDefault="004E690D" w:rsidP="004E690D">
      <w:pPr>
        <w:pStyle w:val="Heading4"/>
      </w:pPr>
      <w:bookmarkStart w:id="83" w:name="_Toc509312641"/>
      <w:r w:rsidRPr="004E690D">
        <w:t xml:space="preserve">3.3.3.5 </w:t>
      </w:r>
      <w:r w:rsidR="009C105B">
        <w:t>Storing the Player</w:t>
      </w:r>
      <w:r w:rsidR="00055F2D" w:rsidRPr="004E690D">
        <w:t xml:space="preserve"> data locally</w:t>
      </w:r>
      <w:bookmarkEnd w:id="83"/>
    </w:p>
    <w:p w14:paraId="3E3B7AE5" w14:textId="5FD36C66" w:rsidR="0099422B" w:rsidRDefault="003023EB" w:rsidP="0099422B">
      <w:r>
        <w:t xml:space="preserve">Storing the number of </w:t>
      </w:r>
      <w:r w:rsidR="00EF7853">
        <w:t xml:space="preserve">the </w:t>
      </w:r>
      <w:r>
        <w:t xml:space="preserve">player’s collected coins and </w:t>
      </w:r>
      <w:r w:rsidR="006C4F2E">
        <w:t xml:space="preserve">the </w:t>
      </w:r>
      <w:r>
        <w:t xml:space="preserve">high score is done by serializing the “PlayerData” </w:t>
      </w:r>
      <w:r w:rsidR="00A935E2">
        <w:t>class</w:t>
      </w:r>
      <w:r>
        <w:t>.</w:t>
      </w:r>
      <w:r w:rsidR="000C69BE">
        <w:t xml:space="preserve"> </w:t>
      </w:r>
      <w:r w:rsidR="0099422B">
        <w:t>By serializing</w:t>
      </w:r>
      <w:r w:rsidR="00EF7853">
        <w:t>,</w:t>
      </w:r>
      <w:r w:rsidR="0099422B">
        <w:t xml:space="preserve"> is meant converting the public instance variables of the </w:t>
      </w:r>
      <w:r w:rsidR="009C6DF7">
        <w:t xml:space="preserve">selected </w:t>
      </w:r>
      <w:r w:rsidR="0099422B">
        <w:t>class to JSON format using JSON Utility</w:t>
      </w:r>
      <w:r w:rsidR="0099422B" w:rsidRPr="0099422B">
        <w:t>:</w:t>
      </w:r>
      <w:r w:rsidR="0099422B">
        <w:t xml:space="preserve"> </w:t>
      </w:r>
      <w:r w:rsidR="0099422B" w:rsidRPr="0099422B">
        <w:t>“{"highScore":</w:t>
      </w:r>
      <w:r w:rsidR="008D079C">
        <w:t>0</w:t>
      </w:r>
      <w:r w:rsidR="0099422B" w:rsidRPr="0099422B">
        <w:t>,"coins":</w:t>
      </w:r>
      <w:r w:rsidR="008D079C">
        <w:t>0</w:t>
      </w:r>
      <w:r w:rsidR="0099422B" w:rsidRPr="0099422B">
        <w:t>}”</w:t>
      </w:r>
      <w:r w:rsidR="0099422B">
        <w:t xml:space="preserve">. The output of </w:t>
      </w:r>
      <w:r w:rsidR="0099422B">
        <w:lastRenderedPageBreak/>
        <w:t>the conversion is stored as a String variable</w:t>
      </w:r>
      <w:r w:rsidR="00D336F3">
        <w:t xml:space="preserve"> and the string content is saved in a .txt file using </w:t>
      </w:r>
      <w:r w:rsidR="00EE373A">
        <w:t>U</w:t>
      </w:r>
      <w:r w:rsidR="00D336F3">
        <w:t>nity’s system input/output library.</w:t>
      </w:r>
      <w:r w:rsidR="0099422B">
        <w:t xml:space="preserve"> </w:t>
      </w:r>
    </w:p>
    <w:p w14:paraId="129FC2B1" w14:textId="78688D4E" w:rsidR="006D228E" w:rsidRDefault="00321346" w:rsidP="00EF7853">
      <w:r>
        <w:t>Saving data to a file is a relatively simple process - It takes one function call to File.WriteAllText(), which takes two String parameters – file path and content.</w:t>
      </w:r>
      <w:r w:rsidR="00562BFC">
        <w:t xml:space="preserve"> The file pa</w:t>
      </w:r>
      <w:r w:rsidR="00696F2C">
        <w:t>th is determined by calling “</w:t>
      </w:r>
      <w:r w:rsidR="00562BFC">
        <w:t>Application.DataPath</w:t>
      </w:r>
      <w:r w:rsidR="00696F2C">
        <w:t>”, which returns different string results depending on the platform. For the iOS devices it returns the path to the application/Data folder and for the Android devices</w:t>
      </w:r>
      <w:r w:rsidR="00966AA9">
        <w:t>,</w:t>
      </w:r>
      <w:r w:rsidR="00696F2C">
        <w:t xml:space="preserve"> it returns the path directly to the APK</w:t>
      </w:r>
      <w:r w:rsidR="00696F2C">
        <w:rPr>
          <w:rStyle w:val="FootnoteReference"/>
        </w:rPr>
        <w:footnoteReference w:id="3"/>
      </w:r>
      <w:r w:rsidR="006D228E">
        <w:t>.</w:t>
      </w:r>
    </w:p>
    <w:p w14:paraId="2EE4111F" w14:textId="77777777" w:rsidR="00EF7853" w:rsidRDefault="00696F2C" w:rsidP="00EF7853">
      <w:r>
        <w:t>[</w:t>
      </w:r>
      <w:r w:rsidRPr="00696F2C">
        <w:t>https://docs.unity3d.com/ScriptReference/Application-dataPath.html</w:t>
      </w:r>
      <w:r>
        <w:t xml:space="preserve">]. </w:t>
      </w:r>
    </w:p>
    <w:p w14:paraId="68E73E7F" w14:textId="77777777" w:rsidR="00EF7853" w:rsidRDefault="00EF7853" w:rsidP="00EF7853"/>
    <w:p w14:paraId="5EC79267" w14:textId="0791E5AD" w:rsidR="006D228E" w:rsidRPr="006D228E" w:rsidRDefault="00696F2C" w:rsidP="00EF7853">
      <w:pPr>
        <w:rPr>
          <w:rFonts w:ascii="Times New Roman" w:eastAsia="Times New Roman" w:hAnsi="Times New Roman" w:cs="Times New Roman"/>
          <w:sz w:val="24"/>
          <w:szCs w:val="24"/>
        </w:rPr>
      </w:pPr>
      <w:r>
        <w:t xml:space="preserve">In addition to the application path, a file name and file extension </w:t>
      </w:r>
      <w:r w:rsidR="00F72686">
        <w:t>are</w:t>
      </w:r>
      <w:r>
        <w:t xml:space="preserve"> included at the end of the string using +”/save.txt”. </w:t>
      </w:r>
      <w:r w:rsidR="006D228E">
        <w:t>On the other hand, there is a directory character separator which m</w:t>
      </w:r>
      <w:r w:rsidR="00EF7853">
        <w:t>ay be different for different operating systems</w:t>
      </w:r>
      <w:r w:rsidR="006D228E">
        <w:t xml:space="preserve"> i.e. ‘\’ on Windows and ‘/’ on MacOS. In order to generate a valid fil</w:t>
      </w:r>
      <w:r w:rsidR="00EF7853">
        <w:t>e path for different platforms</w:t>
      </w:r>
      <w:r w:rsidR="00966AA9">
        <w:t>,</w:t>
      </w:r>
      <w:r w:rsidR="00EF7853">
        <w:t xml:space="preserve"> </w:t>
      </w:r>
      <w:r w:rsidR="006D228E">
        <w:t xml:space="preserve">Unity provides “Path.Combine()” function which takes two strings </w:t>
      </w:r>
      <w:r w:rsidR="00EF7853">
        <w:t>‘</w:t>
      </w:r>
      <w:r w:rsidR="006D228E">
        <w:t>path1 and path2</w:t>
      </w:r>
      <w:r w:rsidR="00EF7853">
        <w:t>’</w:t>
      </w:r>
      <w:r w:rsidR="006D228E">
        <w:t>. In that case</w:t>
      </w:r>
      <w:r w:rsidR="00966AA9">
        <w:t>,</w:t>
      </w:r>
      <w:r w:rsidR="006D228E">
        <w:t xml:space="preserve"> the “FilePath” variable is determined by </w:t>
      </w:r>
      <w:r w:rsidR="006D228E" w:rsidRPr="006D228E">
        <w:t>“FileP</w:t>
      </w:r>
      <w:r w:rsidR="00EF7853">
        <w:t>ath = Path.Combine(Application.</w:t>
      </w:r>
      <w:r w:rsidR="006D228E" w:rsidRPr="006D228E">
        <w:t>DataPath, "save.txt");”</w:t>
      </w:r>
      <w:r w:rsidR="00775F05">
        <w:t>, which ex</w:t>
      </w:r>
      <w:r w:rsidR="00C63CE8">
        <w:t>c</w:t>
      </w:r>
      <w:r w:rsidR="00775F05">
        <w:t xml:space="preserve">ludes the </w:t>
      </w:r>
      <w:r w:rsidR="00E72DE9">
        <w:t>use</w:t>
      </w:r>
      <w:r w:rsidR="00775F05">
        <w:t xml:space="preserve"> of any back or for</w:t>
      </w:r>
      <w:r w:rsidR="00EF7853">
        <w:t>ward</w:t>
      </w:r>
      <w:r w:rsidR="00775F05">
        <w:t xml:space="preserve"> slashes.</w:t>
      </w:r>
    </w:p>
    <w:p w14:paraId="4096B5AF" w14:textId="15B32319" w:rsidR="008D079C" w:rsidRDefault="008057CA" w:rsidP="008D079C">
      <w:r>
        <w:t>The “Load()” function is</w:t>
      </w:r>
      <w:r w:rsidR="00EF7853">
        <w:t xml:space="preserve"> working the other way around, i</w:t>
      </w:r>
      <w:r>
        <w:t>t uses the same file path</w:t>
      </w:r>
      <w:r w:rsidR="00A935E2">
        <w:t xml:space="preserve"> variable</w:t>
      </w:r>
      <w:r>
        <w:t xml:space="preserve"> as in the save function, reads the “save.txt” file and</w:t>
      </w:r>
      <w:r w:rsidR="00A935E2">
        <w:t xml:space="preserve"> then</w:t>
      </w:r>
      <w:r>
        <w:t xml:space="preserve"> assigns its content to a string variable. The string variable is passed to the JsonUtility which de</w:t>
      </w:r>
      <w:r w:rsidR="00EF7853">
        <w:t>-</w:t>
      </w:r>
      <w:r>
        <w:t xml:space="preserve">serializes </w:t>
      </w:r>
      <w:r w:rsidR="00EF7853">
        <w:t xml:space="preserve">and </w:t>
      </w:r>
      <w:r>
        <w:t>overrides t</w:t>
      </w:r>
      <w:r w:rsidR="00A935E2">
        <w:t>he public instance variables of “PlayerData” class.</w:t>
      </w:r>
    </w:p>
    <w:p w14:paraId="47CFE3CC" w14:textId="2B8D4DEB" w:rsidR="006B5015" w:rsidRDefault="007D3B5A" w:rsidP="006B5015">
      <w:pPr>
        <w:pStyle w:val="Heading4"/>
      </w:pPr>
      <w:bookmarkStart w:id="84" w:name="_Toc509312642"/>
      <w:r w:rsidRPr="009C105B">
        <w:rPr>
          <w:highlight w:val="red"/>
        </w:rPr>
        <w:t>3.3.3.6</w:t>
      </w:r>
      <w:r w:rsidR="004313AA" w:rsidRPr="009C105B">
        <w:rPr>
          <w:highlight w:val="red"/>
        </w:rPr>
        <w:t xml:space="preserve"> </w:t>
      </w:r>
      <w:r w:rsidR="00E957F0" w:rsidRPr="009C105B">
        <w:rPr>
          <w:highlight w:val="red"/>
        </w:rPr>
        <w:t>Mobile Input</w:t>
      </w:r>
      <w:bookmarkEnd w:id="84"/>
    </w:p>
    <w:p w14:paraId="5E2EFBF9" w14:textId="73D2BB6A" w:rsidR="006B5015" w:rsidRDefault="000F7C60" w:rsidP="006B5015">
      <w:r>
        <w:t>Since the game is developed to run on mobile devices, it is operated by</w:t>
      </w:r>
      <w:r w:rsidR="00F72686">
        <w:t xml:space="preserve"> a</w:t>
      </w:r>
      <w:r>
        <w:t xml:space="preserve"> tactile input. Unlike the “Menu” scenes where the user is mostly interacting with buttons and does not require a</w:t>
      </w:r>
      <w:r w:rsidR="001160BB">
        <w:t>ny</w:t>
      </w:r>
      <w:r>
        <w:t xml:space="preserve"> specific code implementation</w:t>
      </w:r>
      <w:r w:rsidR="001160BB">
        <w:t xml:space="preserve">, this is not the case for the “Game” scene. </w:t>
      </w:r>
      <w:r w:rsidR="003C6E25">
        <w:t>Similarly,</w:t>
      </w:r>
      <w:r w:rsidR="001160BB">
        <w:t xml:space="preserve"> to other endless world mobile games such as “Temple Run” and “Subway Surfers”, “Fish on the Run” game character will be moved by finger swipe screen gestures.</w:t>
      </w:r>
      <w:r w:rsidR="00BA790C">
        <w:t xml:space="preserve"> The character has three positions – left, middle and right.</w:t>
      </w:r>
      <w:r w:rsidR="00584D41">
        <w:t xml:space="preserve"> In order to implement the swipe gestures:</w:t>
      </w:r>
    </w:p>
    <w:p w14:paraId="7D03F617" w14:textId="168DF448" w:rsidR="00584D41" w:rsidRDefault="000E60FE" w:rsidP="009D2190">
      <w:pPr>
        <w:pStyle w:val="ListParagraph"/>
        <w:numPr>
          <w:ilvl w:val="0"/>
          <w:numId w:val="18"/>
        </w:numPr>
      </w:pPr>
      <w:r>
        <w:t xml:space="preserve">Create </w:t>
      </w:r>
      <w:r w:rsidR="00584D41">
        <w:t>“</w:t>
      </w:r>
      <w:r>
        <w:t>Mobile Input” script;</w:t>
      </w:r>
    </w:p>
    <w:p w14:paraId="115C9325" w14:textId="1B8933EF" w:rsidR="00584D41" w:rsidRDefault="00043349" w:rsidP="009D2190">
      <w:pPr>
        <w:pStyle w:val="ListParagraph"/>
        <w:numPr>
          <w:ilvl w:val="0"/>
          <w:numId w:val="18"/>
        </w:numPr>
      </w:pPr>
      <w:r>
        <w:t>Detect for touch input from the user on each frame using the update function. If there is any input store it into</w:t>
      </w:r>
      <w:r w:rsidR="00F72686">
        <w:t xml:space="preserve"> an</w:t>
      </w:r>
      <w:r>
        <w:t xml:space="preserve"> array.</w:t>
      </w:r>
    </w:p>
    <w:p w14:paraId="05B06458" w14:textId="75B6E4E9" w:rsidR="00584D41" w:rsidRDefault="007E44C1" w:rsidP="009D2190">
      <w:pPr>
        <w:pStyle w:val="ListParagraph"/>
        <w:numPr>
          <w:ilvl w:val="0"/>
          <w:numId w:val="18"/>
        </w:numPr>
      </w:pPr>
      <w:r>
        <w:t xml:space="preserve">On each frame -check if the input </w:t>
      </w:r>
      <w:r w:rsidR="00584D41">
        <w:t xml:space="preserve">array Is empty. If It is not </w:t>
      </w:r>
      <w:r w:rsidR="009F509F">
        <w:t xml:space="preserve">empty - </w:t>
      </w:r>
      <w:r w:rsidR="00584D41">
        <w:t>there is a touch input.</w:t>
      </w:r>
    </w:p>
    <w:p w14:paraId="418837AA" w14:textId="4A73A8C6" w:rsidR="00584D41" w:rsidRDefault="00584D41" w:rsidP="009D2190">
      <w:pPr>
        <w:pStyle w:val="ListParagraph"/>
        <w:numPr>
          <w:ilvl w:val="0"/>
          <w:numId w:val="18"/>
        </w:numPr>
      </w:pPr>
      <w:r>
        <w:t>There might be multiple swipes, but only the first swipe is considered.</w:t>
      </w:r>
    </w:p>
    <w:p w14:paraId="73BA5569" w14:textId="0324E5A2" w:rsidR="003C6E25" w:rsidRDefault="003C6E25" w:rsidP="009D2190">
      <w:pPr>
        <w:pStyle w:val="ListParagraph"/>
        <w:numPr>
          <w:ilvl w:val="0"/>
          <w:numId w:val="18"/>
        </w:numPr>
      </w:pPr>
      <w:r>
        <w:lastRenderedPageBreak/>
        <w:t>Calculate the swipe direction - subtract the start position of the finger from the position when the finger Is removed from the screen. Both starting and ending positions are stored in Vector2 objects, keeping x and y coordinates. This means that if x &gt; y, then the swipe is on the horizontal axis i.e. left or right. Otherwise</w:t>
      </w:r>
      <w:r w:rsidR="00966AA9">
        <w:t>,</w:t>
      </w:r>
      <w:r>
        <w:t xml:space="preserve"> the swipe is vertical which corresponds to up or down movement. </w:t>
      </w:r>
    </w:p>
    <w:p w14:paraId="521E86A6" w14:textId="257CA905" w:rsidR="00584D41" w:rsidRDefault="001E07A2" w:rsidP="009D2190">
      <w:pPr>
        <w:pStyle w:val="ListParagraph"/>
        <w:numPr>
          <w:ilvl w:val="0"/>
          <w:numId w:val="18"/>
        </w:numPr>
      </w:pPr>
      <w:r>
        <w:t xml:space="preserve">There is a comparison whether the absolute value of x is bigger than </w:t>
      </w:r>
      <w:r w:rsidR="00727E96">
        <w:t xml:space="preserve">the </w:t>
      </w:r>
      <w:r>
        <w:t>absolute value of y</w:t>
      </w:r>
      <w:r w:rsidR="00233B33">
        <w:t>. Absolute value means that even If x is a negative number it is looked as a positive. This is because a left swipe would</w:t>
      </w:r>
      <w:r w:rsidR="00DA0452">
        <w:t xml:space="preserve"> always</w:t>
      </w:r>
      <w:r w:rsidR="00233B33">
        <w:t xml:space="preserve"> have </w:t>
      </w:r>
      <w:r w:rsidR="00414D6A">
        <w:t xml:space="preserve">a </w:t>
      </w:r>
      <w:r w:rsidR="00233B33">
        <w:t>negative</w:t>
      </w:r>
      <w:r w:rsidR="00186A4F">
        <w:t xml:space="preserve"> x</w:t>
      </w:r>
      <w:r w:rsidR="00233B33">
        <w:t xml:space="preserve"> </w:t>
      </w:r>
      <w:r w:rsidR="00186A4F">
        <w:t>value,</w:t>
      </w:r>
      <w:r w:rsidR="00233B33">
        <w:t xml:space="preserve"> </w:t>
      </w:r>
      <w:r w:rsidR="00186A4F">
        <w:t>and, in that case, x</w:t>
      </w:r>
      <w:r w:rsidR="00574181">
        <w:t xml:space="preserve"> will always be less than y</w:t>
      </w:r>
      <w:r>
        <w:t xml:space="preserve">. </w:t>
      </w:r>
      <w:r w:rsidR="003C6E25">
        <w:t>The game ignores vertical swipes and only proceeds if x &gt; y (horizontal swipe).</w:t>
      </w:r>
    </w:p>
    <w:p w14:paraId="1DA33FA5" w14:textId="7D761CFF" w:rsidR="00DC5957" w:rsidRDefault="00DC5957" w:rsidP="009D2190">
      <w:pPr>
        <w:pStyle w:val="ListParagraph"/>
        <w:numPr>
          <w:ilvl w:val="0"/>
          <w:numId w:val="18"/>
        </w:numPr>
      </w:pPr>
      <w:r>
        <w:t>Once the horizontal swipe is detected, there is a check whether x has a positive (left swipe) or a negative</w:t>
      </w:r>
      <w:r w:rsidR="00D559C4">
        <w:t xml:space="preserve"> </w:t>
      </w:r>
      <w:r>
        <w:t xml:space="preserve">(right swipe) value. </w:t>
      </w:r>
      <w:r w:rsidR="00D559C4">
        <w:t>Aft</w:t>
      </w:r>
      <w:r w:rsidR="00516D3D">
        <w:t xml:space="preserve">er the swipe direction is detected, an instance variable with data type Boolean </w:t>
      </w:r>
      <w:r w:rsidR="0045750C">
        <w:t>and</w:t>
      </w:r>
      <w:r w:rsidR="00516D3D">
        <w:t xml:space="preserve"> name corresponding to the direction is set to true (i.e. </w:t>
      </w:r>
      <w:r w:rsidR="0041741F">
        <w:t>“</w:t>
      </w:r>
      <w:r w:rsidR="00516D3D">
        <w:t>swipeRight = true</w:t>
      </w:r>
      <w:r w:rsidR="0041741F">
        <w:t>”</w:t>
      </w:r>
      <w:r w:rsidR="00D23E9F">
        <w:t>). Those Boolean</w:t>
      </w:r>
      <w:r w:rsidR="00256DBA">
        <w:t xml:space="preserve"> variables</w:t>
      </w:r>
      <w:r w:rsidR="00D23E9F">
        <w:t xml:space="preserve"> are set to false </w:t>
      </w:r>
      <w:r w:rsidR="00727E96">
        <w:t>at</w:t>
      </w:r>
      <w:r w:rsidR="00D23E9F">
        <w:t xml:space="preserve"> the beginning of each frame.</w:t>
      </w:r>
    </w:p>
    <w:p w14:paraId="48F264FA" w14:textId="62E32D04" w:rsidR="00D23E9F" w:rsidRDefault="00256DBA" w:rsidP="009D2190">
      <w:pPr>
        <w:pStyle w:val="ListParagraph"/>
        <w:numPr>
          <w:ilvl w:val="0"/>
          <w:numId w:val="18"/>
        </w:numPr>
      </w:pPr>
      <w:r>
        <w:t xml:space="preserve">“Mobile Input” </w:t>
      </w:r>
      <w:r w:rsidR="00D23E9F">
        <w:t>class has a public static instance variable of type</w:t>
      </w:r>
      <w:r>
        <w:t xml:space="preserve"> “Mobile Input”. This means that an instance of that class can be easily accessed everywhere in the other classes.</w:t>
      </w:r>
    </w:p>
    <w:p w14:paraId="4042D37C" w14:textId="0A49A621" w:rsidR="00256DBA" w:rsidRDefault="00256DBA" w:rsidP="009D2190">
      <w:pPr>
        <w:pStyle w:val="ListParagraph"/>
        <w:numPr>
          <w:ilvl w:val="0"/>
          <w:numId w:val="18"/>
        </w:numPr>
      </w:pPr>
      <w:r>
        <w:t xml:space="preserve">“Character” script </w:t>
      </w:r>
      <w:r w:rsidR="00324F7A">
        <w:t xml:space="preserve">is </w:t>
      </w:r>
      <w:r w:rsidR="00324F7A" w:rsidRPr="00324F7A">
        <w:rPr>
          <w:color w:val="FF0000"/>
        </w:rPr>
        <w:t xml:space="preserve">responsible </w:t>
      </w:r>
      <w:r w:rsidR="00324F7A">
        <w:t>for the player movement. On every frame its update function is using the public static “MobileInput” variable in order to check whether is a left or right swipe and move the character:</w:t>
      </w:r>
    </w:p>
    <w:p w14:paraId="130CA209" w14:textId="467705D2" w:rsidR="00324F7A" w:rsidRPr="003127BB" w:rsidRDefault="00324F7A" w:rsidP="003127BB">
      <w:pPr>
        <w:ind w:firstLine="720"/>
        <w:rPr>
          <w:rFonts w:ascii="Times New Roman" w:hAnsi="Times New Roman" w:cs="Times New Roman"/>
        </w:rPr>
      </w:pPr>
      <w:r w:rsidRPr="003127BB">
        <w:rPr>
          <w:color w:val="000000" w:themeColor="text1"/>
        </w:rPr>
        <w:t>“</w:t>
      </w:r>
      <w:r w:rsidRPr="003127BB">
        <w:rPr>
          <w:color w:val="0000FF"/>
        </w:rPr>
        <w:t>if</w:t>
      </w:r>
      <w:r w:rsidRPr="00324F7A">
        <w:t> (</w:t>
      </w:r>
      <w:r w:rsidRPr="003127BB">
        <w:rPr>
          <w:color w:val="2B8EAF"/>
        </w:rPr>
        <w:t>MobileInput</w:t>
      </w:r>
      <w:r w:rsidRPr="00324F7A">
        <w:t>.Instance.SwipeLeft</w:t>
      </w:r>
      <w:r w:rsidRPr="003127BB">
        <w:rPr>
          <w:rFonts w:ascii="Times New Roman" w:hAnsi="Times New Roman" w:cs="Times New Roman"/>
        </w:rPr>
        <w:t>)”</w:t>
      </w:r>
    </w:p>
    <w:p w14:paraId="727B0B9B" w14:textId="77777777" w:rsidR="003127BB" w:rsidRDefault="003127BB" w:rsidP="00173CAF"/>
    <w:p w14:paraId="0BD2B69B" w14:textId="398A2BC7" w:rsidR="00324F7A" w:rsidRDefault="00324F7A" w:rsidP="00173CAF">
      <w:r>
        <w:t>During the implementation of the movement</w:t>
      </w:r>
      <w:r w:rsidR="00966AA9">
        <w:t>,</w:t>
      </w:r>
      <w:r>
        <w:t xml:space="preserve"> there were some issues with following the game path and keeping a constant position. For example, the left lane corresponds to</w:t>
      </w:r>
      <w:r w:rsidR="0093248C">
        <w:t xml:space="preserve"> player posi</w:t>
      </w:r>
      <w:r w:rsidR="00FB1301">
        <w:t>tion</w:t>
      </w:r>
      <w:r>
        <w:t xml:space="preserve"> x = -3, mid lane x</w:t>
      </w:r>
      <w:r w:rsidR="002031CB">
        <w:t xml:space="preserve"> </w:t>
      </w:r>
      <w:r>
        <w:t>=</w:t>
      </w:r>
      <w:r w:rsidR="002031CB">
        <w:t xml:space="preserve"> </w:t>
      </w:r>
      <w:r>
        <w:t>0 and right lane x</w:t>
      </w:r>
      <w:r w:rsidR="002031CB">
        <w:t xml:space="preserve"> </w:t>
      </w:r>
      <w:r>
        <w:t>=</w:t>
      </w:r>
      <w:r w:rsidR="002031CB">
        <w:t xml:space="preserve"> </w:t>
      </w:r>
      <w:r>
        <w:t xml:space="preserve">3. </w:t>
      </w:r>
      <w:r w:rsidRPr="00173CAF">
        <w:rPr>
          <w:color w:val="FF0000"/>
        </w:rPr>
        <w:t>F</w:t>
      </w:r>
      <w:r w:rsidR="00173CAF" w:rsidRPr="00173CAF">
        <w:rPr>
          <w:color w:val="FF0000"/>
        </w:rPr>
        <w:t>or more information please read section 4….</w:t>
      </w:r>
    </w:p>
    <w:p w14:paraId="3D3E404E" w14:textId="667BA38D" w:rsidR="00433654" w:rsidRPr="00433654" w:rsidRDefault="00433654" w:rsidP="00433654"/>
    <w:p w14:paraId="58A80D20" w14:textId="12DEC22F" w:rsidR="006B5015" w:rsidRDefault="007D3B5A" w:rsidP="006B5015">
      <w:pPr>
        <w:pStyle w:val="Heading4"/>
      </w:pPr>
      <w:bookmarkStart w:id="85" w:name="_Toc509312643"/>
      <w:r>
        <w:t>3.3.3.7</w:t>
      </w:r>
      <w:r w:rsidR="004313AA">
        <w:t xml:space="preserve"> </w:t>
      </w:r>
      <w:r w:rsidR="00A5351F">
        <w:t>Change</w:t>
      </w:r>
      <w:r w:rsidR="006B5015">
        <w:t xml:space="preserve"> Scene</w:t>
      </w:r>
      <w:bookmarkEnd w:id="85"/>
    </w:p>
    <w:p w14:paraId="105EA928" w14:textId="468571F5" w:rsidR="00477D63" w:rsidRDefault="003724A6" w:rsidP="00852B66">
      <w:r>
        <w:t xml:space="preserve">When a new scene is created and included </w:t>
      </w:r>
      <w:r w:rsidR="00727E96">
        <w:t>in</w:t>
      </w:r>
      <w:r>
        <w:t xml:space="preserve"> the build settings of the project it gets its own unique number. </w:t>
      </w:r>
      <w:r w:rsidR="00727E96">
        <w:t xml:space="preserve">The </w:t>
      </w:r>
      <w:r w:rsidR="00885F25">
        <w:t>Changing scene</w:t>
      </w:r>
      <w:r w:rsidR="00283301">
        <w:t xml:space="preserve"> is an action that is typically invoked by clicking the UI </w:t>
      </w:r>
      <w:r w:rsidR="00283301">
        <w:lastRenderedPageBreak/>
        <w:t>element “Button”</w:t>
      </w:r>
      <w:r w:rsidR="00767C4B">
        <w:t>.</w:t>
      </w:r>
      <w:r w:rsidR="00766ACF">
        <w:t xml:space="preserve"> </w:t>
      </w:r>
      <w:r w:rsidR="00433654">
        <w:rPr>
          <w:noProof/>
        </w:rPr>
        <mc:AlternateContent>
          <mc:Choice Requires="wps">
            <w:drawing>
              <wp:anchor distT="0" distB="0" distL="114300" distR="114300" simplePos="0" relativeHeight="251662336" behindDoc="0" locked="0" layoutInCell="1" allowOverlap="1" wp14:anchorId="06FB37BB" wp14:editId="4D4AF663">
                <wp:simplePos x="0" y="0"/>
                <wp:positionH relativeFrom="column">
                  <wp:posOffset>3996647</wp:posOffset>
                </wp:positionH>
                <wp:positionV relativeFrom="paragraph">
                  <wp:posOffset>626724</wp:posOffset>
                </wp:positionV>
                <wp:extent cx="1486521" cy="256854"/>
                <wp:effectExtent l="0" t="0" r="12700" b="10160"/>
                <wp:wrapNone/>
                <wp:docPr id="9" name="Text Box 9"/>
                <wp:cNvGraphicFramePr/>
                <a:graphic xmlns:a="http://schemas.openxmlformats.org/drawingml/2006/main">
                  <a:graphicData uri="http://schemas.microsoft.com/office/word/2010/wordprocessingShape">
                    <wps:wsp>
                      <wps:cNvSpPr txBox="1"/>
                      <wps:spPr>
                        <a:xfrm>
                          <a:off x="0" y="0"/>
                          <a:ext cx="1486521" cy="256854"/>
                        </a:xfrm>
                        <a:prstGeom prst="rect">
                          <a:avLst/>
                        </a:prstGeom>
                        <a:solidFill>
                          <a:schemeClr val="lt1"/>
                        </a:solidFill>
                        <a:ln w="6350">
                          <a:solidFill>
                            <a:prstClr val="black"/>
                          </a:solidFill>
                        </a:ln>
                      </wps:spPr>
                      <wps:txbx>
                        <w:txbxContent>
                          <w:p w14:paraId="1B5C2D91" w14:textId="61F06F2E" w:rsidR="00121BC0" w:rsidRPr="00E735B8" w:rsidRDefault="00121BC0">
                            <w:pPr>
                              <w:rPr>
                                <w:lang w:val="en-US"/>
                              </w:rPr>
                            </w:pPr>
                            <w:r>
                              <w:rPr>
                                <w:lang w:val="en-US"/>
                              </w:rPr>
                              <w:t xml:space="preserve">Scene numbers -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37BB" id="Text Box 9" o:spid="_x0000_s1027" type="#_x0000_t202" style="position:absolute;left:0;text-align:left;margin-left:314.7pt;margin-top:49.35pt;width:117.05pt;height:2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" fillcolor="white [3201]" strokeweight=".5pt">
                <v:textbox>
                  <w:txbxContent>
                    <w:p w14:paraId="1B5C2D91" w14:textId="61F06F2E" w:rsidR="00121BC0" w:rsidRPr="00E735B8" w:rsidRDefault="00121BC0">
                      <w:pPr>
                        <w:rPr>
                          <w:lang w:val="en-US"/>
                        </w:rPr>
                      </w:pPr>
                      <w:r>
                        <w:rPr>
                          <w:lang w:val="en-US"/>
                        </w:rPr>
                        <w:t xml:space="preserve">Scene numbers - &gt; </w:t>
                      </w:r>
                    </w:p>
                  </w:txbxContent>
                </v:textbox>
              </v:shape>
            </w:pict>
          </mc:Fallback>
        </mc:AlternateContent>
      </w:r>
      <w:r w:rsidR="00477D63">
        <w:rPr>
          <w:noProof/>
        </w:rPr>
        <w:drawing>
          <wp:inline distT="0" distB="0" distL="0" distR="0" wp14:anchorId="18954E86" wp14:editId="23FE4892">
            <wp:extent cx="5727700" cy="2075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5 at 17.35.03.png"/>
                    <pic:cNvPicPr/>
                  </pic:nvPicPr>
                  <pic:blipFill>
                    <a:blip r:embed="rId17">
                      <a:alphaModFix/>
                      <a:extLst>
                        <a:ext uri="{28A0092B-C50C-407E-A947-70E740481C1C}">
                          <a14:useLocalDpi xmlns:a14="http://schemas.microsoft.com/office/drawing/2010/main" val="0"/>
                        </a:ext>
                      </a:extLst>
                    </a:blip>
                    <a:stretch>
                      <a:fillRect/>
                    </a:stretch>
                  </pic:blipFill>
                  <pic:spPr>
                    <a:xfrm>
                      <a:off x="0" y="0"/>
                      <a:ext cx="5727700" cy="2075180"/>
                    </a:xfrm>
                    <a:prstGeom prst="rect">
                      <a:avLst/>
                    </a:prstGeom>
                  </pic:spPr>
                </pic:pic>
              </a:graphicData>
            </a:graphic>
          </wp:inline>
        </w:drawing>
      </w:r>
    </w:p>
    <w:p w14:paraId="50FBC4B6" w14:textId="0EB24B5B" w:rsidR="00766ACF" w:rsidRDefault="00766ACF" w:rsidP="00852B66">
      <w:r>
        <w:t xml:space="preserve">The clicked “Button” has the number hardcoded in it. When the button is clicked, the scene number is passed to a function with </w:t>
      </w:r>
      <w:r w:rsidR="00C76B1F">
        <w:t xml:space="preserve">a </w:t>
      </w:r>
      <w:r>
        <w:t>body:</w:t>
      </w:r>
    </w:p>
    <w:p w14:paraId="4499E5CE" w14:textId="4DE07690" w:rsidR="00766ACF" w:rsidRDefault="00766ACF" w:rsidP="00852B66">
      <w:pPr>
        <w:rPr>
          <w:rFonts w:ascii="Times New Roman" w:hAnsi="Times New Roman" w:cs="Times New Roman"/>
        </w:rPr>
      </w:pPr>
      <w:r w:rsidRPr="00766ACF">
        <w:rPr>
          <w:color w:val="2B8EAF"/>
        </w:rPr>
        <w:t>SceneManager</w:t>
      </w:r>
      <w:r w:rsidRPr="00766ACF">
        <w:t>.LoadScene(sceneToChangeTo);</w:t>
      </w:r>
      <w:r w:rsidRPr="00766ACF">
        <w:rPr>
          <w:rFonts w:ascii="Times New Roman" w:hAnsi="Times New Roman" w:cs="Times New Roman"/>
        </w:rPr>
        <w:t xml:space="preserve"> </w:t>
      </w:r>
    </w:p>
    <w:p w14:paraId="43D37EEF" w14:textId="7A29D72A" w:rsidR="00874641" w:rsidRPr="00E735B8" w:rsidRDefault="00766ACF" w:rsidP="00A96CBF">
      <w:r>
        <w:t xml:space="preserve">Where “sceneToChangeTo” is an Integer </w:t>
      </w:r>
      <w:r w:rsidR="00A96CBF">
        <w:t>that</w:t>
      </w:r>
      <w:r>
        <w:t xml:space="preserve"> represents</w:t>
      </w:r>
      <w:r w:rsidR="003178DA">
        <w:t xml:space="preserve"> the</w:t>
      </w:r>
      <w:r>
        <w:t xml:space="preserve"> </w:t>
      </w:r>
      <w:r w:rsidR="00A96CBF">
        <w:t xml:space="preserve">unique </w:t>
      </w:r>
      <w:r>
        <w:t>number of the scene.</w:t>
      </w:r>
    </w:p>
    <w:p w14:paraId="23B960B5" w14:textId="63A52AC3" w:rsidR="00874641" w:rsidRDefault="007D3B5A" w:rsidP="004313AA">
      <w:pPr>
        <w:pStyle w:val="Heading4"/>
        <w:rPr>
          <w:lang w:eastAsia="en-US"/>
        </w:rPr>
      </w:pPr>
      <w:bookmarkStart w:id="86" w:name="_Toc509312644"/>
      <w:r w:rsidRPr="009C105B">
        <w:rPr>
          <w:highlight w:val="red"/>
          <w:lang w:eastAsia="en-US"/>
        </w:rPr>
        <w:t>3.3.3.8</w:t>
      </w:r>
      <w:r w:rsidR="004313AA" w:rsidRPr="009C105B">
        <w:rPr>
          <w:highlight w:val="red"/>
          <w:lang w:eastAsia="en-US"/>
        </w:rPr>
        <w:t xml:space="preserve"> </w:t>
      </w:r>
      <w:r w:rsidR="00874641" w:rsidRPr="009C105B">
        <w:rPr>
          <w:highlight w:val="red"/>
          <w:lang w:eastAsia="en-US"/>
        </w:rPr>
        <w:t>Main menu</w:t>
      </w:r>
      <w:r w:rsidR="004313AA" w:rsidRPr="009C105B">
        <w:rPr>
          <w:highlight w:val="red"/>
          <w:lang w:eastAsia="en-US"/>
        </w:rPr>
        <w:t xml:space="preserve"> scene</w:t>
      </w:r>
      <w:bookmarkEnd w:id="86"/>
    </w:p>
    <w:p w14:paraId="4C3F5952" w14:textId="6F5504DB" w:rsidR="00E735B8" w:rsidRDefault="000D3702" w:rsidP="00E735B8">
      <w:pPr>
        <w:rPr>
          <w:lang w:eastAsia="en-US"/>
        </w:rPr>
      </w:pPr>
      <w:r>
        <w:rPr>
          <w:lang w:eastAsia="en-US"/>
        </w:rPr>
        <w:t>The m</w:t>
      </w:r>
      <w:r w:rsidR="00E735B8">
        <w:rPr>
          <w:lang w:eastAsia="en-US"/>
        </w:rPr>
        <w:t>ain menu</w:t>
      </w:r>
      <w:r w:rsidR="004F5314">
        <w:rPr>
          <w:lang w:eastAsia="en-US"/>
        </w:rPr>
        <w:t xml:space="preserve"> is the default scene loaded when the game is launched.</w:t>
      </w:r>
      <w:r w:rsidR="00FD42A1">
        <w:rPr>
          <w:lang w:eastAsia="en-US"/>
        </w:rPr>
        <w:t xml:space="preserve"> The scene </w:t>
      </w:r>
      <w:r w:rsidR="003724A6">
        <w:rPr>
          <w:lang w:eastAsia="en-US"/>
        </w:rPr>
        <w:t>contains:</w:t>
      </w:r>
    </w:p>
    <w:p w14:paraId="02CA2802" w14:textId="660A6348" w:rsidR="003724A6" w:rsidRDefault="003724A6" w:rsidP="009D2190">
      <w:pPr>
        <w:pStyle w:val="ListParagraph"/>
        <w:numPr>
          <w:ilvl w:val="0"/>
          <w:numId w:val="16"/>
        </w:numPr>
        <w:rPr>
          <w:lang w:eastAsia="en-US"/>
        </w:rPr>
      </w:pPr>
      <w:r>
        <w:rPr>
          <w:lang w:eastAsia="en-US"/>
        </w:rPr>
        <w:t>Background image;</w:t>
      </w:r>
    </w:p>
    <w:p w14:paraId="378FB047" w14:textId="2117D9BE" w:rsidR="003724A6" w:rsidRDefault="00E64F13" w:rsidP="009D2190">
      <w:pPr>
        <w:pStyle w:val="ListParagraph"/>
        <w:numPr>
          <w:ilvl w:val="0"/>
          <w:numId w:val="16"/>
        </w:numPr>
        <w:rPr>
          <w:lang w:eastAsia="en-US"/>
        </w:rPr>
      </w:pPr>
      <w:r>
        <w:rPr>
          <w:lang w:eastAsia="en-US"/>
        </w:rPr>
        <w:t>UI Text element with the name of the game;</w:t>
      </w:r>
    </w:p>
    <w:p w14:paraId="635E50D6" w14:textId="2B0918E1" w:rsidR="00E64F13" w:rsidRDefault="00E64F13" w:rsidP="009D2190">
      <w:pPr>
        <w:pStyle w:val="ListParagraph"/>
        <w:numPr>
          <w:ilvl w:val="0"/>
          <w:numId w:val="16"/>
        </w:numPr>
        <w:rPr>
          <w:lang w:eastAsia="en-US"/>
        </w:rPr>
      </w:pPr>
      <w:r>
        <w:rPr>
          <w:lang w:eastAsia="en-US"/>
        </w:rPr>
        <w:t>UI Score element displaying the high score;</w:t>
      </w:r>
    </w:p>
    <w:p w14:paraId="170C34D3" w14:textId="4DFD33E3" w:rsidR="00E64F13" w:rsidRDefault="00E64F13" w:rsidP="009D2190">
      <w:pPr>
        <w:pStyle w:val="ListParagraph"/>
        <w:numPr>
          <w:ilvl w:val="0"/>
          <w:numId w:val="16"/>
        </w:numPr>
        <w:rPr>
          <w:lang w:eastAsia="en-US"/>
        </w:rPr>
      </w:pPr>
      <w:r>
        <w:rPr>
          <w:lang w:eastAsia="en-US"/>
        </w:rPr>
        <w:t>UI Button element to start the game;</w:t>
      </w:r>
    </w:p>
    <w:p w14:paraId="41F83BE0" w14:textId="13D888A7" w:rsidR="00E64F13" w:rsidRPr="00AA6E9B" w:rsidRDefault="00E64F13" w:rsidP="009D2190">
      <w:pPr>
        <w:pStyle w:val="ListParagraph"/>
        <w:numPr>
          <w:ilvl w:val="0"/>
          <w:numId w:val="16"/>
        </w:numPr>
        <w:rPr>
          <w:lang w:eastAsia="en-US"/>
        </w:rPr>
      </w:pPr>
      <w:r>
        <w:rPr>
          <w:lang w:eastAsia="en-US"/>
        </w:rPr>
        <w:t xml:space="preserve">UI </w:t>
      </w:r>
      <w:r w:rsidRPr="00E64F13">
        <w:rPr>
          <w:color w:val="FF0000"/>
          <w:lang w:eastAsia="en-US"/>
        </w:rPr>
        <w:t>Button element to ..</w:t>
      </w:r>
    </w:p>
    <w:p w14:paraId="118EF0D4" w14:textId="3731A698" w:rsidR="004F5314" w:rsidRDefault="00541CF7" w:rsidP="00541CF7">
      <w:pPr>
        <w:pStyle w:val="Heading5"/>
        <w:rPr>
          <w:lang w:eastAsia="en-US"/>
        </w:rPr>
      </w:pPr>
      <w:r>
        <w:rPr>
          <w:lang w:eastAsia="en-US"/>
        </w:rPr>
        <w:t>Background Image</w:t>
      </w:r>
    </w:p>
    <w:p w14:paraId="1B11557C" w14:textId="64997808" w:rsidR="00541CF7" w:rsidRDefault="00E64F13" w:rsidP="00AA6E9B">
      <w:pPr>
        <w:rPr>
          <w:lang w:eastAsia="en-US"/>
        </w:rPr>
      </w:pPr>
      <w:r w:rsidRPr="00E64F13">
        <w:rPr>
          <w:lang w:eastAsia="en-US"/>
        </w:rPr>
        <w:t>It has been considered that the background image is going to be a</w:t>
      </w:r>
      <w:r w:rsidR="00E865B0" w:rsidRPr="00E64F13">
        <w:rPr>
          <w:lang w:eastAsia="en-US"/>
        </w:rPr>
        <w:t>.</w:t>
      </w:r>
      <w:r w:rsidRPr="00E64F13">
        <w:rPr>
          <w:lang w:eastAsia="en-US"/>
        </w:rPr>
        <w:t xml:space="preserve"> </w:t>
      </w:r>
      <w:r w:rsidR="00E865B0" w:rsidRPr="00E64F13">
        <w:rPr>
          <w:lang w:eastAsia="en-US"/>
        </w:rPr>
        <w:t>gif</w:t>
      </w:r>
      <w:r w:rsidRPr="00E64F13">
        <w:rPr>
          <w:lang w:eastAsia="en-US"/>
        </w:rPr>
        <w:t xml:space="preserve"> animation</w:t>
      </w:r>
      <w:r w:rsidR="00E865B0" w:rsidRPr="00E64F13">
        <w:rPr>
          <w:lang w:eastAsia="en-US"/>
        </w:rPr>
        <w:t xml:space="preserve"> </w:t>
      </w:r>
      <w:r w:rsidR="00541CF7" w:rsidRPr="00E64F13">
        <w:rPr>
          <w:lang w:eastAsia="en-US"/>
        </w:rPr>
        <w:t>which occu</w:t>
      </w:r>
      <w:r>
        <w:rPr>
          <w:lang w:eastAsia="en-US"/>
        </w:rPr>
        <w:t>rred to be unsupported by Unity. It took several steps to get around this limitation:</w:t>
      </w:r>
    </w:p>
    <w:p w14:paraId="552B4CA1" w14:textId="25F2132A" w:rsidR="00E64F13" w:rsidRDefault="007A5364" w:rsidP="009D2190">
      <w:pPr>
        <w:pStyle w:val="ListParagraph"/>
        <w:numPr>
          <w:ilvl w:val="0"/>
          <w:numId w:val="17"/>
        </w:numPr>
        <w:rPr>
          <w:lang w:eastAsia="en-US"/>
        </w:rPr>
      </w:pPr>
      <w:r>
        <w:rPr>
          <w:lang w:eastAsia="en-US"/>
        </w:rPr>
        <w:t>Split the .gif animation</w:t>
      </w:r>
      <w:r w:rsidR="00E64F13">
        <w:rPr>
          <w:lang w:eastAsia="en-US"/>
        </w:rPr>
        <w:t xml:space="preserve"> into multiple images using online tool</w:t>
      </w:r>
      <w:r>
        <w:rPr>
          <w:lang w:eastAsia="en-US"/>
        </w:rPr>
        <w:t xml:space="preserve">. </w:t>
      </w:r>
      <w:r w:rsidR="00E64F13" w:rsidRPr="00AA6E9B">
        <w:rPr>
          <w:color w:val="FF0000"/>
          <w:lang w:eastAsia="en-US"/>
        </w:rPr>
        <w:t>[https://ezgif.com/split]</w:t>
      </w:r>
    </w:p>
    <w:p w14:paraId="7689D5D7" w14:textId="7E4CE448" w:rsidR="00E64F13" w:rsidRDefault="007A5364" w:rsidP="009D2190">
      <w:pPr>
        <w:pStyle w:val="ListParagraph"/>
        <w:numPr>
          <w:ilvl w:val="0"/>
          <w:numId w:val="17"/>
        </w:numPr>
        <w:rPr>
          <w:lang w:eastAsia="en-US"/>
        </w:rPr>
      </w:pPr>
      <w:r>
        <w:rPr>
          <w:lang w:eastAsia="en-US"/>
        </w:rPr>
        <w:t xml:space="preserve">Create a script that has a reference to the background image and array keeping reference to every image </w:t>
      </w:r>
      <w:r w:rsidRPr="00AA6E9B">
        <w:rPr>
          <w:color w:val="FF0000"/>
          <w:lang w:eastAsia="en-US"/>
        </w:rPr>
        <w:t>with their/its right order.</w:t>
      </w:r>
    </w:p>
    <w:p w14:paraId="7690A40A" w14:textId="71FE5721" w:rsidR="007A5364" w:rsidRPr="00E64F13" w:rsidRDefault="00AA6E9B" w:rsidP="009D2190">
      <w:pPr>
        <w:pStyle w:val="ListParagraph"/>
        <w:numPr>
          <w:ilvl w:val="0"/>
          <w:numId w:val="17"/>
        </w:numPr>
        <w:rPr>
          <w:lang w:eastAsia="en-US"/>
        </w:rPr>
      </w:pPr>
      <w:r>
        <w:rPr>
          <w:lang w:eastAsia="en-US"/>
        </w:rPr>
        <w:t>Create an infinite loop that change</w:t>
      </w:r>
      <w:r w:rsidR="000D3702">
        <w:rPr>
          <w:lang w:eastAsia="en-US"/>
        </w:rPr>
        <w:t>s</w:t>
      </w:r>
      <w:r>
        <w:rPr>
          <w:lang w:eastAsia="en-US"/>
        </w:rPr>
        <w:t xml:space="preserve"> the background image every 7 frames achieving the animation effect. </w:t>
      </w:r>
    </w:p>
    <w:p w14:paraId="24AC8194" w14:textId="77777777" w:rsidR="00E64F13" w:rsidRPr="00E64F13" w:rsidRDefault="00E64F13" w:rsidP="00E735B8">
      <w:pPr>
        <w:rPr>
          <w:color w:val="000000" w:themeColor="text1"/>
          <w:lang w:eastAsia="en-US"/>
        </w:rPr>
      </w:pPr>
    </w:p>
    <w:p w14:paraId="3E137E76" w14:textId="528FDE47" w:rsidR="00D67001" w:rsidRPr="00AA6E9B" w:rsidRDefault="00874641" w:rsidP="0069381C">
      <w:pPr>
        <w:rPr>
          <w:color w:val="FF0000"/>
          <w:lang w:eastAsia="en-US"/>
        </w:rPr>
      </w:pPr>
      <w:r w:rsidRPr="00AA6E9B">
        <w:rPr>
          <w:color w:val="FF0000"/>
          <w:lang w:eastAsia="en-US"/>
        </w:rPr>
        <w:t>Fixing positions to the screen – different devices</w:t>
      </w:r>
    </w:p>
    <w:p w14:paraId="0CE7475E" w14:textId="77777777" w:rsidR="00D67001" w:rsidRPr="00AA6E9B" w:rsidRDefault="00D67001" w:rsidP="0069381C">
      <w:pPr>
        <w:rPr>
          <w:color w:val="FF0000"/>
        </w:rPr>
      </w:pPr>
      <w:r w:rsidRPr="00AA6E9B">
        <w:rPr>
          <w:color w:val="FF0000"/>
        </w:rPr>
        <w:t>Persisting Player’s Data</w:t>
      </w:r>
    </w:p>
    <w:p w14:paraId="1FA99F91" w14:textId="4C53F3BC" w:rsidR="00D67001" w:rsidRPr="00AA6E9B" w:rsidRDefault="00D67001" w:rsidP="0069381C">
      <w:pPr>
        <w:rPr>
          <w:color w:val="FF0000"/>
        </w:rPr>
      </w:pPr>
      <w:r w:rsidRPr="00AA6E9B">
        <w:rPr>
          <w:color w:val="FF0000"/>
        </w:rPr>
        <w:t>Local save and protection</w:t>
      </w:r>
    </w:p>
    <w:p w14:paraId="495B3CEA" w14:textId="77777777" w:rsidR="00D67001" w:rsidRPr="00AA6E9B" w:rsidRDefault="00D67001" w:rsidP="0069381C">
      <w:pPr>
        <w:rPr>
          <w:color w:val="FF0000"/>
        </w:rPr>
      </w:pPr>
      <w:r w:rsidRPr="00AA6E9B">
        <w:rPr>
          <w:color w:val="FF0000"/>
        </w:rPr>
        <w:t>Player prefs - simplest, hackable - text document</w:t>
      </w:r>
    </w:p>
    <w:p w14:paraId="54C75034" w14:textId="3FDBCE8F" w:rsidR="004D55B5" w:rsidRPr="00F67A4C" w:rsidRDefault="004313AA" w:rsidP="004313AA">
      <w:pPr>
        <w:pStyle w:val="Heading4"/>
      </w:pPr>
      <w:bookmarkStart w:id="87" w:name="_Toc509312645"/>
      <w:r w:rsidRPr="009C105B">
        <w:rPr>
          <w:highlight w:val="red"/>
        </w:rPr>
        <w:lastRenderedPageBreak/>
        <w:t>3</w:t>
      </w:r>
      <w:r w:rsidR="007D3B5A" w:rsidRPr="009C105B">
        <w:rPr>
          <w:highlight w:val="red"/>
        </w:rPr>
        <w:t>.3.3.9</w:t>
      </w:r>
      <w:r w:rsidRPr="009C105B">
        <w:rPr>
          <w:highlight w:val="red"/>
        </w:rPr>
        <w:t xml:space="preserve"> </w:t>
      </w:r>
      <w:r w:rsidR="004D55B5" w:rsidRPr="009C105B">
        <w:rPr>
          <w:highlight w:val="red"/>
        </w:rPr>
        <w:t>Post-Processing Effects</w:t>
      </w:r>
      <w:bookmarkEnd w:id="87"/>
    </w:p>
    <w:p w14:paraId="0699F879" w14:textId="12A0282D" w:rsidR="00AA6E9B" w:rsidRDefault="00AA6E9B" w:rsidP="0069381C">
      <w:r>
        <w:t>Unlike “Unreal Engine” [</w:t>
      </w:r>
      <w:r w:rsidRPr="00AA6E9B">
        <w:t xml:space="preserve"> https://www.unrealengine.com/en-US/what-is-unreal-engine-4</w:t>
      </w:r>
      <w:r>
        <w:t xml:space="preserve">], </w:t>
      </w:r>
      <w:r w:rsidR="00AC570C">
        <w:t xml:space="preserve">Unity does not </w:t>
      </w:r>
      <w:r>
        <w:t>have built</w:t>
      </w:r>
      <w:r w:rsidR="00AC570C">
        <w:t>-in graphic</w:t>
      </w:r>
      <w:r w:rsidR="00E72DE9">
        <w:t>s</w:t>
      </w:r>
      <w:r w:rsidR="00966AA9">
        <w:t xml:space="preserve"> effects</w:t>
      </w:r>
      <w:r w:rsidR="00AC570C">
        <w:t xml:space="preserve"> but does offer a “Post-Processing Stack” asset that </w:t>
      </w:r>
      <w:r>
        <w:t>could</w:t>
      </w:r>
      <w:r w:rsidR="00AC570C">
        <w:t xml:space="preserve"> be acquired for free from the Unity Asset Store</w:t>
      </w:r>
      <w:r>
        <w:t xml:space="preserve">. </w:t>
      </w:r>
    </w:p>
    <w:p w14:paraId="59043BAA" w14:textId="2B209075" w:rsidR="000F744B" w:rsidRPr="00490979" w:rsidRDefault="000F744B" w:rsidP="0069381C">
      <w:pPr>
        <w:rPr>
          <w:color w:val="FF0000"/>
        </w:rPr>
      </w:pPr>
      <w:r w:rsidRPr="00490979">
        <w:rPr>
          <w:color w:val="FF0000"/>
        </w:rPr>
        <w:t>Four of the post-processing effects were initially applied:</w:t>
      </w:r>
    </w:p>
    <w:p w14:paraId="0F420BC0" w14:textId="0C932306" w:rsidR="00490979" w:rsidRDefault="000F744B" w:rsidP="009D2190">
      <w:pPr>
        <w:pStyle w:val="ListParagraph"/>
        <w:numPr>
          <w:ilvl w:val="0"/>
          <w:numId w:val="16"/>
        </w:numPr>
      </w:pPr>
      <w:r w:rsidRPr="009C105B">
        <w:rPr>
          <w:highlight w:val="red"/>
        </w:rPr>
        <w:t>Antialiasing</w:t>
      </w:r>
      <w:r w:rsidR="00490979">
        <w:t xml:space="preserve"> – Aliasing is an effect where lines of the objects have a “s</w:t>
      </w:r>
      <w:r w:rsidR="00966AA9">
        <w:t>taircase” appearance and appear</w:t>
      </w:r>
      <w:r w:rsidR="00490979">
        <w:t xml:space="preserve"> on a low-resolution screen or displays. The antialiasing effect gives </w:t>
      </w:r>
      <w:r w:rsidR="00966AA9">
        <w:t xml:space="preserve">a </w:t>
      </w:r>
      <w:r w:rsidR="00490979">
        <w:t>smoother appearance to the models.</w:t>
      </w:r>
    </w:p>
    <w:p w14:paraId="1B529B91" w14:textId="2EA0728E" w:rsidR="000F744B" w:rsidRDefault="00490979" w:rsidP="00490979">
      <w:pPr>
        <w:pStyle w:val="ListParagraph"/>
      </w:pPr>
      <w:r>
        <w:t>[</w:t>
      </w:r>
      <w:r w:rsidRPr="00490979">
        <w:t xml:space="preserve"> https://docs.unity3d.com/Manual/PostProcessing-Antialiasing.html</w:t>
      </w:r>
      <w:r>
        <w:t>]</w:t>
      </w:r>
    </w:p>
    <w:p w14:paraId="053E7266" w14:textId="080D94B9" w:rsidR="00D57C28" w:rsidRDefault="000F744B" w:rsidP="009D2190">
      <w:pPr>
        <w:pStyle w:val="ListParagraph"/>
        <w:numPr>
          <w:ilvl w:val="0"/>
          <w:numId w:val="16"/>
        </w:numPr>
      </w:pPr>
      <w:r>
        <w:t>Fog</w:t>
      </w:r>
      <w:r w:rsidR="001151DA">
        <w:t xml:space="preserve"> – </w:t>
      </w:r>
      <w:r w:rsidR="00D57C28">
        <w:t xml:space="preserve">Hides the clipping of the farthest scene objects. </w:t>
      </w:r>
    </w:p>
    <w:p w14:paraId="3FE192B5" w14:textId="310E1B6A" w:rsidR="000F744B" w:rsidRDefault="00D57C28" w:rsidP="00D57C28">
      <w:pPr>
        <w:pStyle w:val="ListParagraph"/>
      </w:pPr>
      <w:r>
        <w:t>[</w:t>
      </w:r>
      <w:r w:rsidRPr="00D57C28">
        <w:t xml:space="preserve"> https://docs.unity3d.com/Manual/PostProcessing-Fog.html</w:t>
      </w:r>
      <w:r>
        <w:t>]</w:t>
      </w:r>
    </w:p>
    <w:p w14:paraId="00FCBBC9" w14:textId="2AB833F8" w:rsidR="000F744B" w:rsidRDefault="000F744B" w:rsidP="009D2190">
      <w:pPr>
        <w:pStyle w:val="ListParagraph"/>
        <w:numPr>
          <w:ilvl w:val="0"/>
          <w:numId w:val="16"/>
        </w:numPr>
      </w:pPr>
      <w:r>
        <w:t>Depth of Field [</w:t>
      </w:r>
      <w:r w:rsidRPr="000F744B">
        <w:t>https://docs.unity3d.com/Manual/PostProcessing-DepthOfField.html</w:t>
      </w:r>
      <w:r>
        <w:t>] Specifies the distance of the objects that the camera is going to be able to focus.</w:t>
      </w:r>
    </w:p>
    <w:p w14:paraId="72F81D8A" w14:textId="18F51E0E" w:rsidR="000F744B" w:rsidRDefault="000F744B" w:rsidP="009D2190">
      <w:pPr>
        <w:pStyle w:val="ListParagraph"/>
        <w:numPr>
          <w:ilvl w:val="0"/>
          <w:numId w:val="16"/>
        </w:numPr>
      </w:pPr>
      <w:r>
        <w:t>Colour Grading</w:t>
      </w:r>
      <w:r w:rsidR="00D57C28">
        <w:t xml:space="preserve"> </w:t>
      </w:r>
      <w:r w:rsidR="004A3ACB">
        <w:t>–</w:t>
      </w:r>
      <w:r w:rsidR="00D57C28">
        <w:t xml:space="preserve"> </w:t>
      </w:r>
      <w:r w:rsidR="004A3ACB">
        <w:t>Alters the colour of the final image (similar to applying filters to image i.e. Instagram filters).</w:t>
      </w:r>
      <w:r w:rsidR="00490979">
        <w:t xml:space="preserve"> The applied filter is a Filmic Tone mapper. It brings a more filmic look to the scene which is achieved by altering the contrast, colour hue and saturation.</w:t>
      </w:r>
    </w:p>
    <w:p w14:paraId="5777A7F4" w14:textId="6BE7AD1F" w:rsidR="00AA6E9B" w:rsidRDefault="00AA6E9B" w:rsidP="0069381C">
      <w:r>
        <w:t>[</w:t>
      </w:r>
      <w:r w:rsidRPr="00AA6E9B">
        <w:t>https://docs.unity3d.com/Manual/PostProcessing-Stack.html</w:t>
      </w:r>
      <w:r>
        <w:t>]</w:t>
      </w:r>
    </w:p>
    <w:p w14:paraId="630DD337" w14:textId="3C4AF4F8" w:rsidR="00023A82" w:rsidRDefault="00490979" w:rsidP="0069381C">
      <w:r>
        <w:t xml:space="preserve">Some of those effects were removed during the testing phase of the game </w:t>
      </w:r>
      <w:r w:rsidRPr="00490979">
        <w:rPr>
          <w:color w:val="FF0000"/>
        </w:rPr>
        <w:t>(please read section 4…).</w:t>
      </w:r>
    </w:p>
    <w:p w14:paraId="22A49B32" w14:textId="77777777" w:rsidR="00490979" w:rsidRPr="00F67A4C" w:rsidRDefault="00490979" w:rsidP="0069381C"/>
    <w:p w14:paraId="6BB20288" w14:textId="14B6E0C5" w:rsidR="00023A82" w:rsidRPr="00F67A4C" w:rsidRDefault="007D3B5A" w:rsidP="00367987">
      <w:pPr>
        <w:jc w:val="left"/>
      </w:pPr>
      <w:bookmarkStart w:id="88" w:name="_Toc509312646"/>
      <w:r w:rsidRPr="009C105B">
        <w:rPr>
          <w:rStyle w:val="Heading1Char"/>
          <w:highlight w:val="red"/>
        </w:rPr>
        <w:t>4</w:t>
      </w:r>
      <w:r w:rsidR="00367987" w:rsidRPr="009C105B">
        <w:rPr>
          <w:rStyle w:val="Heading1Char"/>
          <w:highlight w:val="red"/>
        </w:rPr>
        <w:t xml:space="preserve"> </w:t>
      </w:r>
      <w:r w:rsidR="005C3CB6" w:rsidRPr="009C105B">
        <w:rPr>
          <w:rStyle w:val="Heading1Char"/>
          <w:highlight w:val="red"/>
        </w:rPr>
        <w:t>T</w:t>
      </w:r>
      <w:r w:rsidR="00367987" w:rsidRPr="009C105B">
        <w:rPr>
          <w:rStyle w:val="Heading1Char"/>
          <w:highlight w:val="red"/>
        </w:rPr>
        <w:t>esting</w:t>
      </w:r>
      <w:bookmarkEnd w:id="88"/>
      <w:r w:rsidR="005C3CB6" w:rsidRPr="00F67A4C">
        <w:br/>
        <w:t>https://docs.unity3d.com/Manual/iphone-iOS-Optimization.html</w:t>
      </w:r>
    </w:p>
    <w:p w14:paraId="2718001D" w14:textId="27301E73" w:rsidR="00023A82" w:rsidRDefault="007D3B5A" w:rsidP="000D4D86">
      <w:pPr>
        <w:pStyle w:val="Heading2"/>
      </w:pPr>
      <w:bookmarkStart w:id="89" w:name="_Toc509312647"/>
      <w:r>
        <w:t>4.1</w:t>
      </w:r>
      <w:r w:rsidR="006A1DBA">
        <w:t xml:space="preserve"> Issues found while </w:t>
      </w:r>
      <w:r w:rsidR="00EF6957">
        <w:t>testing</w:t>
      </w:r>
      <w:r w:rsidR="006A1DBA">
        <w:t xml:space="preserve"> on a mobile device</w:t>
      </w:r>
      <w:bookmarkEnd w:id="89"/>
    </w:p>
    <w:p w14:paraId="40ED620D" w14:textId="29C24695" w:rsidR="0061691A" w:rsidRDefault="007D3B5A" w:rsidP="0061691A">
      <w:pPr>
        <w:pStyle w:val="Heading3"/>
        <w:rPr>
          <w:lang w:eastAsia="en-US"/>
        </w:rPr>
      </w:pPr>
      <w:bookmarkStart w:id="90" w:name="_Toc509312648"/>
      <w:r w:rsidRPr="009C105B">
        <w:rPr>
          <w:highlight w:val="red"/>
          <w:lang w:eastAsia="en-US"/>
        </w:rPr>
        <w:t>4.1.1</w:t>
      </w:r>
      <w:r w:rsidR="0061691A" w:rsidRPr="009C105B">
        <w:rPr>
          <w:highlight w:val="red"/>
          <w:lang w:eastAsia="en-US"/>
        </w:rPr>
        <w:t xml:space="preserve"> iOS Permissions</w:t>
      </w:r>
      <w:bookmarkEnd w:id="90"/>
    </w:p>
    <w:p w14:paraId="1D1A93A7" w14:textId="63AFC876" w:rsidR="00976A76" w:rsidRDefault="00976A76" w:rsidP="00976A76">
      <w:r>
        <w:rPr>
          <w:lang w:eastAsia="en-US"/>
        </w:rPr>
        <w:t xml:space="preserve">The implementation of the local player data storage, documented in Section </w:t>
      </w:r>
      <w:r w:rsidRPr="004E690D">
        <w:t>3.3.3.5</w:t>
      </w:r>
      <w:r>
        <w:t xml:space="preserve"> worked properly on the tests in the unity all-in-one editor, but that was not the case </w:t>
      </w:r>
      <w:r w:rsidR="008A7110">
        <w:t>when this feature</w:t>
      </w:r>
      <w:r>
        <w:t xml:space="preserve"> was tested on an iOS device.</w:t>
      </w:r>
    </w:p>
    <w:p w14:paraId="69AA3E7E" w14:textId="401B4918" w:rsidR="009D31AC" w:rsidRDefault="009D31AC" w:rsidP="00976A76">
      <w:pPr>
        <w:rPr>
          <w:color w:val="FF0000"/>
        </w:rPr>
      </w:pPr>
      <w:r>
        <w:t>iOS refused to give permissions to read or writ</w:t>
      </w:r>
      <w:r w:rsidR="00611A2B">
        <w:t xml:space="preserve">e a file and this resulted </w:t>
      </w:r>
      <w:r w:rsidR="00E7633A">
        <w:t>in</w:t>
      </w:r>
      <w:r w:rsidR="00611A2B">
        <w:t xml:space="preserve"> a</w:t>
      </w:r>
      <w:r>
        <w:t xml:space="preserve"> permission error in the Xcode debug console.</w:t>
      </w:r>
      <w:r w:rsidR="00611A2B">
        <w:t xml:space="preserve"> </w:t>
      </w:r>
      <w:r w:rsidR="00611A2B" w:rsidRPr="00611A2B">
        <w:rPr>
          <w:color w:val="FF0000"/>
        </w:rPr>
        <w:t>Screenshot</w:t>
      </w:r>
    </w:p>
    <w:p w14:paraId="7504313A" w14:textId="10AEE36D" w:rsidR="00611A2B" w:rsidRDefault="00611A2B" w:rsidP="00976A76">
      <w:pPr>
        <w:rPr>
          <w:color w:val="000000" w:themeColor="text1"/>
          <w:lang w:eastAsia="en-US"/>
        </w:rPr>
      </w:pPr>
      <w:r>
        <w:rPr>
          <w:color w:val="000000" w:themeColor="text1"/>
          <w:lang w:eastAsia="en-US"/>
        </w:rPr>
        <w:t>In order to find a solution to that, it has been found out that “Application.dataPath” variable returns the path to the game folder and could be used in editors but is not appropriate for build games.</w:t>
      </w:r>
    </w:p>
    <w:p w14:paraId="205775F6" w14:textId="3A90663E" w:rsidR="00611A2B" w:rsidRDefault="00611A2B" w:rsidP="00976A76">
      <w:pPr>
        <w:rPr>
          <w:color w:val="000000" w:themeColor="text1"/>
          <w:lang w:eastAsia="en-US"/>
        </w:rPr>
      </w:pPr>
      <w:r>
        <w:rPr>
          <w:color w:val="000000" w:themeColor="text1"/>
          <w:lang w:eastAsia="en-US"/>
        </w:rPr>
        <w:t xml:space="preserve">Alternatively to </w:t>
      </w:r>
      <w:r w:rsidR="00966AA9">
        <w:rPr>
          <w:color w:val="000000" w:themeColor="text1"/>
          <w:lang w:eastAsia="en-US"/>
        </w:rPr>
        <w:t xml:space="preserve">the </w:t>
      </w:r>
      <w:r>
        <w:rPr>
          <w:color w:val="000000" w:themeColor="text1"/>
          <w:lang w:eastAsia="en-US"/>
        </w:rPr>
        <w:t xml:space="preserve">“Application.dataPath” variable there is a “Application.persistentDataPath” variable which returns a path that is used to store data during runtime. That path is different </w:t>
      </w:r>
      <w:r>
        <w:rPr>
          <w:color w:val="000000" w:themeColor="text1"/>
          <w:lang w:eastAsia="en-US"/>
        </w:rPr>
        <w:lastRenderedPageBreak/>
        <w:t>for every platform. After a test on both Unity all-in-one editor and on an iOS device the replacement of “dataPath” with “persistentDataPath” variable worked properly.</w:t>
      </w:r>
    </w:p>
    <w:p w14:paraId="47FF9034" w14:textId="39ECAA06" w:rsidR="001E33CF" w:rsidRPr="00F67A4C" w:rsidRDefault="001E33CF" w:rsidP="001E33CF">
      <w:r w:rsidRPr="00F67A4C">
        <w:t>https://answers.unity.com/questions/1181652/difference-between-applicationpersistantdatapath-v.html</w:t>
      </w:r>
    </w:p>
    <w:p w14:paraId="01698427" w14:textId="77777777" w:rsidR="001E33CF" w:rsidRPr="001E33CF" w:rsidRDefault="001E33CF" w:rsidP="001E33CF">
      <w:pPr>
        <w:rPr>
          <w:lang w:eastAsia="en-US"/>
        </w:rPr>
      </w:pPr>
    </w:p>
    <w:p w14:paraId="6C3F6DC1" w14:textId="57B3404F" w:rsidR="0061691A" w:rsidRDefault="007D3B5A" w:rsidP="0061691A">
      <w:pPr>
        <w:pStyle w:val="Heading3"/>
      </w:pPr>
      <w:bookmarkStart w:id="91" w:name="_Toc509312649"/>
      <w:r>
        <w:t>4.1.2</w:t>
      </w:r>
      <w:r w:rsidR="0061691A">
        <w:t xml:space="preserve"> Swipe Controls</w:t>
      </w:r>
      <w:bookmarkEnd w:id="91"/>
    </w:p>
    <w:p w14:paraId="4A45765E" w14:textId="0D7AEE7D" w:rsidR="003A774F" w:rsidRPr="003A774F" w:rsidRDefault="003A774F" w:rsidP="003A774F">
      <w:pPr>
        <w:pStyle w:val="Heading5"/>
      </w:pPr>
      <w:r>
        <w:t>How is the character movement implemented?</w:t>
      </w:r>
    </w:p>
    <w:p w14:paraId="6169EE31" w14:textId="6F5F7E87" w:rsidR="004975F9" w:rsidRDefault="004975F9" w:rsidP="004975F9">
      <w:r>
        <w:t>The game character is moving through x,</w:t>
      </w:r>
      <w:r w:rsidR="007A1741">
        <w:t xml:space="preserve"> </w:t>
      </w:r>
      <w:r w:rsidR="00EB3A11">
        <w:t>y and z-</w:t>
      </w:r>
      <w:r>
        <w:t>axis with “characterController.Move(Vector3</w:t>
      </w:r>
      <w:r w:rsidR="003A774F">
        <w:t xml:space="preserve"> </w:t>
      </w:r>
      <w:r>
        <w:t xml:space="preserve">*  Time.deltaTime)” function </w:t>
      </w:r>
      <w:r w:rsidR="00674B9E">
        <w:t>call on every frame:</w:t>
      </w:r>
    </w:p>
    <w:p w14:paraId="4E6775C8" w14:textId="26B00A7A" w:rsidR="004975F9" w:rsidRDefault="004975F9" w:rsidP="009D2190">
      <w:pPr>
        <w:pStyle w:val="ListParagraph"/>
        <w:numPr>
          <w:ilvl w:val="0"/>
          <w:numId w:val="19"/>
        </w:numPr>
      </w:pPr>
      <w:r>
        <w:t>Character controller is the character’s collider.</w:t>
      </w:r>
    </w:p>
    <w:p w14:paraId="4A8EA237" w14:textId="105929D1" w:rsidR="004975F9" w:rsidRDefault="00BF6F7D" w:rsidP="009D2190">
      <w:pPr>
        <w:pStyle w:val="ListParagraph"/>
        <w:numPr>
          <w:ilvl w:val="0"/>
          <w:numId w:val="19"/>
        </w:numPr>
      </w:pPr>
      <w:r>
        <w:t>“</w:t>
      </w:r>
      <w:r w:rsidR="004975F9">
        <w:t>Vector3</w:t>
      </w:r>
      <w:r>
        <w:t>”</w:t>
      </w:r>
      <w:r w:rsidR="004975F9">
        <w:t xml:space="preserve"> is a Unity structure that stores a 3d position on the game scene. In this case it stores the position that has to be added to the current one.</w:t>
      </w:r>
    </w:p>
    <w:p w14:paraId="00E335AA" w14:textId="5B1B3CB7" w:rsidR="007A1741" w:rsidRPr="007A1741" w:rsidRDefault="00BF6F7D" w:rsidP="009D2190">
      <w:pPr>
        <w:pStyle w:val="ListParagraph"/>
        <w:numPr>
          <w:ilvl w:val="0"/>
          <w:numId w:val="19"/>
        </w:numPr>
        <w:rPr>
          <w:rFonts w:ascii="Times New Roman" w:eastAsia="Times New Roman" w:hAnsi="Times New Roman" w:cs="Times New Roman"/>
          <w:sz w:val="24"/>
          <w:szCs w:val="24"/>
        </w:rPr>
      </w:pPr>
      <w:r>
        <w:t>“</w:t>
      </w:r>
      <w:r w:rsidR="004975F9">
        <w:t>Time.deltaTime</w:t>
      </w:r>
      <w:r>
        <w:t>”</w:t>
      </w:r>
      <w:r w:rsidR="004975F9">
        <w:t xml:space="preserve"> returns the time it takes to execute the last frame and its value updated each frame.</w:t>
      </w:r>
      <w:r w:rsidR="00F25F2F">
        <w:t xml:space="preserve"> This variable is very useful in order to make run equally on different devices with different performance. For example, if a high-end flagship smartphone runs the game on 60 frames per second, this means that one frame is rendered </w:t>
      </w:r>
      <w:r>
        <w:t xml:space="preserve">in 1000ms / 60 fps </w:t>
      </w:r>
      <w:r w:rsidRPr="00BF6F7D">
        <w:rPr>
          <w:rFonts w:eastAsia="Times New Roman"/>
          <w:color w:val="545454"/>
          <w:sz w:val="24"/>
          <w:szCs w:val="24"/>
          <w:shd w:val="clear" w:color="auto" w:fill="FFFFFF"/>
        </w:rPr>
        <w:t>≈ </w:t>
      </w:r>
      <w:r>
        <w:t>16.6ms per frame. Of course, not every frame is rendered in exactly 16.6ms because some frames may require the execution of more or less functions and operations which affects the time respectively positive or negative. Typically, the allocated memory in languages such as Java and C# are handled by a garbage collector (GC). When the GC is invoked the CPU, activity rises to 100% in order to perform its operations as fast as possible, which on the other hand affects the FPS negatively.</w:t>
      </w:r>
      <w:r w:rsidR="007A1741">
        <w:t xml:space="preserve"> In those terms if we consider two devices:</w:t>
      </w:r>
    </w:p>
    <w:p w14:paraId="56ACEE49" w14:textId="18103420" w:rsidR="007A1741" w:rsidRDefault="007A1741" w:rsidP="009D219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FPS – 1 frame takes </w:t>
      </w:r>
      <w:r w:rsidRPr="00BF6F7D">
        <w:rPr>
          <w:rFonts w:eastAsia="Times New Roman"/>
          <w:color w:val="545454"/>
          <w:sz w:val="24"/>
          <w:szCs w:val="24"/>
          <w:shd w:val="clear" w:color="auto" w:fill="FFFFFF"/>
        </w:rPr>
        <w:t>≈ </w:t>
      </w:r>
      <w:r>
        <w:rPr>
          <w:rFonts w:ascii="Times New Roman" w:eastAsia="Times New Roman" w:hAnsi="Times New Roman" w:cs="Times New Roman"/>
          <w:sz w:val="24"/>
          <w:szCs w:val="24"/>
        </w:rPr>
        <w:t>33.33ms</w:t>
      </w:r>
    </w:p>
    <w:p w14:paraId="00DF7DED" w14:textId="7C8CFFF9" w:rsidR="007A1741" w:rsidRDefault="007A1741" w:rsidP="009D219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 FPS – 1 frame takes </w:t>
      </w:r>
      <w:r w:rsidRPr="00BF6F7D">
        <w:rPr>
          <w:rFonts w:eastAsia="Times New Roman"/>
          <w:color w:val="545454"/>
          <w:sz w:val="24"/>
          <w:szCs w:val="24"/>
          <w:shd w:val="clear" w:color="auto" w:fill="FFFFFF"/>
        </w:rPr>
        <w:t>≈ </w:t>
      </w:r>
      <w:r>
        <w:rPr>
          <w:rFonts w:ascii="Times New Roman" w:eastAsia="Times New Roman" w:hAnsi="Times New Roman" w:cs="Times New Roman"/>
          <w:sz w:val="24"/>
          <w:szCs w:val="24"/>
        </w:rPr>
        <w:t xml:space="preserve">16.66ms </w:t>
      </w:r>
    </w:p>
    <w:p w14:paraId="4844DDC8" w14:textId="697AEC48" w:rsidR="007A1741" w:rsidRDefault="007A1741" w:rsidP="007A174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Unity measures Time.deltaTime in seconds and 1 second = 1000 milliseconds, the Time.deltaTime returns values such as 0.033 for device 1) and 0.016 for device 2).</w:t>
      </w:r>
    </w:p>
    <w:p w14:paraId="2BC7859C" w14:textId="683E546D" w:rsidR="003A774F" w:rsidRDefault="003A774F" w:rsidP="007A174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Multiplying Vector3 * 0.033 (device 1) will return a value two times higher than multiplying it with 0.016 (device 2), which means that the character for 1) will be moved twice as much as the character in 2). This is used because 1) will execute two times more frames per second and those multiplications are what makes the game runs equally on different devices.</w:t>
      </w:r>
    </w:p>
    <w:p w14:paraId="5E0FBCD6" w14:textId="51CFCF78" w:rsidR="003A774F" w:rsidRDefault="00291D3B" w:rsidP="00291D3B">
      <w:pPr>
        <w:pStyle w:val="Heading5"/>
        <w:rPr>
          <w:rFonts w:eastAsia="Times New Roman"/>
        </w:rPr>
      </w:pPr>
      <w:r>
        <w:rPr>
          <w:rFonts w:eastAsia="Times New Roman"/>
        </w:rPr>
        <w:t>How is the “Time*deltaTime” multiplication causing an issue?</w:t>
      </w:r>
    </w:p>
    <w:p w14:paraId="2C572176" w14:textId="77D261B6" w:rsidR="00291D3B" w:rsidRDefault="00190E95" w:rsidP="00291D3B">
      <w:r>
        <w:t>Similarly, to other endle</w:t>
      </w:r>
      <w:r w:rsidR="00EB3A11">
        <w:t>ss world games such as “Temple R</w:t>
      </w:r>
      <w:r>
        <w:t xml:space="preserve">un” and “Subway Surfers”, “Fish on the Run” game is considered to have three horizontal positions – left, middle and right. All </w:t>
      </w:r>
      <w:r>
        <w:lastRenderedPageBreak/>
        <w:t>the game objects (such as collectable items, obstacles and other fishes) positions are also fixed:</w:t>
      </w:r>
    </w:p>
    <w:p w14:paraId="252CB70A" w14:textId="36F9D189" w:rsidR="00190E95" w:rsidRDefault="00190E95" w:rsidP="009D2190">
      <w:pPr>
        <w:pStyle w:val="ListParagraph"/>
        <w:numPr>
          <w:ilvl w:val="0"/>
          <w:numId w:val="22"/>
        </w:numPr>
      </w:pPr>
      <w:r>
        <w:t>Left lane x = -3;</w:t>
      </w:r>
    </w:p>
    <w:p w14:paraId="28E8422C" w14:textId="6055553F" w:rsidR="00190E95" w:rsidRDefault="00190E95" w:rsidP="009D2190">
      <w:pPr>
        <w:pStyle w:val="ListParagraph"/>
        <w:numPr>
          <w:ilvl w:val="0"/>
          <w:numId w:val="22"/>
        </w:numPr>
      </w:pPr>
      <w:r>
        <w:t>Middle lane x = 0;</w:t>
      </w:r>
    </w:p>
    <w:p w14:paraId="44B4322B" w14:textId="364D6DE7" w:rsidR="00190E95" w:rsidRPr="00291D3B" w:rsidRDefault="00190E95" w:rsidP="009D2190">
      <w:pPr>
        <w:pStyle w:val="ListParagraph"/>
        <w:numPr>
          <w:ilvl w:val="0"/>
          <w:numId w:val="22"/>
        </w:numPr>
      </w:pPr>
      <w:r>
        <w:t>Right lane x = 3;</w:t>
      </w:r>
    </w:p>
    <w:p w14:paraId="050A249D" w14:textId="56B7D3AD" w:rsidR="00BD600D" w:rsidRDefault="00190E95" w:rsidP="00BD600D">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why the main character movement should be fixed into those 3 positions.</w:t>
      </w:r>
      <w:r w:rsidR="000E33B2">
        <w:rPr>
          <w:rFonts w:ascii="Times New Roman" w:eastAsia="Times New Roman" w:hAnsi="Times New Roman" w:cs="Times New Roman"/>
          <w:sz w:val="24"/>
          <w:szCs w:val="24"/>
        </w:rPr>
        <w:t xml:space="preserve"> Starting from the middle lane x = 0, the character can be moved to the left or to the right by swipe gestures.</w:t>
      </w:r>
      <w:r w:rsidR="00BD600D">
        <w:rPr>
          <w:rFonts w:ascii="Times New Roman" w:eastAsia="Times New Roman" w:hAnsi="Times New Roman" w:cs="Times New Roman"/>
          <w:sz w:val="24"/>
          <w:szCs w:val="24"/>
        </w:rPr>
        <w:t xml:space="preserve"> Vector3 position contains three types of coordinates</w:t>
      </w:r>
      <w:r w:rsidR="00BD40C4">
        <w:rPr>
          <w:rFonts w:ascii="Times New Roman" w:eastAsia="Times New Roman" w:hAnsi="Times New Roman" w:cs="Times New Roman"/>
          <w:sz w:val="24"/>
          <w:szCs w:val="24"/>
        </w:rPr>
        <w:t xml:space="preserve"> that determine what will be the player’s next position</w:t>
      </w:r>
      <w:r w:rsidR="00BD600D">
        <w:rPr>
          <w:rFonts w:ascii="Times New Roman" w:eastAsia="Times New Roman" w:hAnsi="Times New Roman" w:cs="Times New Roman"/>
          <w:sz w:val="24"/>
          <w:szCs w:val="24"/>
        </w:rPr>
        <w:t>:</w:t>
      </w:r>
    </w:p>
    <w:p w14:paraId="6984EF79" w14:textId="076D0566" w:rsidR="00BD600D" w:rsidRPr="00BD600D" w:rsidRDefault="00BD40C4" w:rsidP="009D2190">
      <w:pPr>
        <w:pStyle w:val="ListParagraph"/>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x – left or right movement. 0 unless the detection of a swipe gesture.</w:t>
      </w:r>
    </w:p>
    <w:p w14:paraId="6AD39734" w14:textId="000117E6" w:rsidR="00BD600D" w:rsidRPr="00BD600D" w:rsidRDefault="00BD600D" w:rsidP="009D2190">
      <w:pPr>
        <w:pStyle w:val="ListParagraph"/>
        <w:numPr>
          <w:ilvl w:val="0"/>
          <w:numId w:val="21"/>
        </w:numPr>
        <w:rPr>
          <w:rFonts w:ascii="Times New Roman" w:eastAsia="Times New Roman" w:hAnsi="Times New Roman" w:cs="Times New Roman"/>
          <w:sz w:val="24"/>
          <w:szCs w:val="24"/>
        </w:rPr>
      </w:pPr>
      <w:r w:rsidRPr="00BD600D">
        <w:rPr>
          <w:rFonts w:ascii="Times New Roman" w:eastAsia="Times New Roman" w:hAnsi="Times New Roman" w:cs="Times New Roman"/>
          <w:sz w:val="24"/>
          <w:szCs w:val="24"/>
        </w:rPr>
        <w:t>y</w:t>
      </w:r>
      <w:r w:rsidR="00BD40C4">
        <w:rPr>
          <w:rFonts w:ascii="Times New Roman" w:eastAsia="Times New Roman" w:hAnsi="Times New Roman" w:cs="Times New Roman"/>
          <w:sz w:val="24"/>
          <w:szCs w:val="24"/>
        </w:rPr>
        <w:t xml:space="preserve"> – up and down movement. Always 0.</w:t>
      </w:r>
    </w:p>
    <w:p w14:paraId="20AEBC38" w14:textId="7B8C4295" w:rsidR="00BD600D" w:rsidRDefault="00BD600D" w:rsidP="009D2190">
      <w:pPr>
        <w:pStyle w:val="ListParagraph"/>
        <w:numPr>
          <w:ilvl w:val="0"/>
          <w:numId w:val="21"/>
        </w:numPr>
        <w:rPr>
          <w:rFonts w:ascii="Times New Roman" w:eastAsia="Times New Roman" w:hAnsi="Times New Roman" w:cs="Times New Roman"/>
          <w:sz w:val="24"/>
          <w:szCs w:val="24"/>
        </w:rPr>
      </w:pPr>
      <w:r w:rsidRPr="00BD600D">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 forward and </w:t>
      </w:r>
      <w:r w:rsidR="00BD40C4">
        <w:rPr>
          <w:rFonts w:ascii="Times New Roman" w:eastAsia="Times New Roman" w:hAnsi="Times New Roman" w:cs="Times New Roman"/>
          <w:sz w:val="24"/>
          <w:szCs w:val="24"/>
        </w:rPr>
        <w:t>backward movement. Fixed by a variable that is slightly increasing every frame until the reach of a limit.</w:t>
      </w:r>
    </w:p>
    <w:p w14:paraId="4EE3469D" w14:textId="77777777" w:rsidR="00BD40C4" w:rsidRPr="00BD40C4" w:rsidRDefault="00BD40C4" w:rsidP="00BD40C4">
      <w:pPr>
        <w:rPr>
          <w:rFonts w:ascii="Times New Roman" w:eastAsia="Times New Roman" w:hAnsi="Times New Roman" w:cs="Times New Roman"/>
          <w:sz w:val="24"/>
          <w:szCs w:val="24"/>
        </w:rPr>
      </w:pPr>
    </w:p>
    <w:p w14:paraId="5ECCEA4B" w14:textId="2736C765" w:rsidR="00BD40C4" w:rsidRPr="00BD40C4" w:rsidRDefault="00BD40C4" w:rsidP="00BD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Movement attempts:</w:t>
      </w:r>
    </w:p>
    <w:p w14:paraId="263D4041" w14:textId="52A97700" w:rsidR="00BD40C4" w:rsidRDefault="00BD40C4" w:rsidP="009D2190">
      <w:pPr>
        <w:pStyle w:val="ListParagraph"/>
        <w:numPr>
          <w:ilvl w:val="0"/>
          <w:numId w:val="23"/>
        </w:numPr>
        <w:rPr>
          <w:rFonts w:ascii="Times New Roman" w:eastAsia="Times New Roman" w:hAnsi="Times New Roman" w:cs="Times New Roman"/>
          <w:sz w:val="24"/>
          <w:szCs w:val="24"/>
        </w:rPr>
      </w:pPr>
      <w:r w:rsidRPr="00BD40C4">
        <w:rPr>
          <w:rFonts w:ascii="Times New Roman" w:eastAsia="Times New Roman" w:hAnsi="Times New Roman" w:cs="Times New Roman"/>
          <w:sz w:val="24"/>
          <w:szCs w:val="24"/>
        </w:rPr>
        <w:t xml:space="preserve">In the first attempt to move the character via swipe control I modified the Vector3.x value to -3 for a left swipe and respectively to 3 for </w:t>
      </w:r>
      <w:r w:rsidR="00E7633A">
        <w:rPr>
          <w:rFonts w:ascii="Times New Roman" w:eastAsia="Times New Roman" w:hAnsi="Times New Roman" w:cs="Times New Roman"/>
          <w:sz w:val="24"/>
          <w:szCs w:val="24"/>
        </w:rPr>
        <w:t xml:space="preserve">a </w:t>
      </w:r>
      <w:r w:rsidRPr="00BD40C4">
        <w:rPr>
          <w:rFonts w:ascii="Times New Roman" w:eastAsia="Times New Roman" w:hAnsi="Times New Roman" w:cs="Times New Roman"/>
          <w:sz w:val="24"/>
          <w:szCs w:val="24"/>
        </w:rPr>
        <w:t>right swipe. As a result of that the character movement occurred to be barely noticeable.</w:t>
      </w:r>
      <w:r w:rsidR="001E6969">
        <w:rPr>
          <w:rFonts w:ascii="Times New Roman" w:eastAsia="Times New Roman" w:hAnsi="Times New Roman" w:cs="Times New Roman"/>
          <w:sz w:val="24"/>
          <w:szCs w:val="24"/>
        </w:rPr>
        <w:t xml:space="preserve"> In that attempt the Time.deltaTime multiplication was not considered – 3 * 0.016 = 0.048.</w:t>
      </w:r>
    </w:p>
    <w:p w14:paraId="1F53F586" w14:textId="74D856F4" w:rsidR="00BD40C4" w:rsidRPr="001E6969" w:rsidRDefault="001E6969" w:rsidP="009D2190">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attempt the Vector3.x value was set to 187.5, since 187.5*0.016 = 3. As a result of that the character movement was correct, but in some of the swipes, it was easy to notice that the character was moving more or less than expected. Attempt 2 failed because as already explained in section </w:t>
      </w:r>
      <w:r>
        <w:t>4.1.2 some frames take more than 16ms and some take less than 16ms.</w:t>
      </w:r>
    </w:p>
    <w:p w14:paraId="2A8CCF85" w14:textId="3CC2322B" w:rsidR="001E6969" w:rsidRPr="00EA2E2F" w:rsidRDefault="001E6969" w:rsidP="009D2190">
      <w:pPr>
        <w:pStyle w:val="ListParagraph"/>
        <w:numPr>
          <w:ilvl w:val="0"/>
          <w:numId w:val="23"/>
        </w:numPr>
        <w:rPr>
          <w:rFonts w:ascii="Times New Roman" w:eastAsia="Times New Roman" w:hAnsi="Times New Roman" w:cs="Times New Roman"/>
          <w:sz w:val="24"/>
          <w:szCs w:val="24"/>
        </w:rPr>
      </w:pPr>
      <w:r>
        <w:t xml:space="preserve">In this attempt the movement invoked by tactile gestures was separated from the constant forward movement. </w:t>
      </w:r>
      <w:r w:rsidR="00EA2E2F">
        <w:t>In that case characterController.Move function is called in two cases:</w:t>
      </w:r>
    </w:p>
    <w:p w14:paraId="7DAA2953" w14:textId="08EB5633" w:rsidR="00EA2E2F" w:rsidRDefault="00EA2E2F" w:rsidP="009D2190">
      <w:pPr>
        <w:pStyle w:val="ListParagraph"/>
        <w:numPr>
          <w:ilvl w:val="3"/>
          <w:numId w:val="23"/>
        </w:numPr>
        <w:autoSpaceDE/>
        <w:autoSpaceDN/>
        <w:adjustRightInd/>
        <w:spacing w:line="240" w:lineRule="auto"/>
        <w:jc w:val="left"/>
        <w:rPr>
          <w:rFonts w:ascii="Times New Roman" w:eastAsia="Times New Roman" w:hAnsi="Times New Roman" w:cs="Times New Roman"/>
          <w:sz w:val="24"/>
          <w:szCs w:val="24"/>
        </w:rPr>
      </w:pPr>
      <w:r w:rsidRPr="00EA2E2F">
        <w:rPr>
          <w:rFonts w:ascii="Times New Roman" w:eastAsia="Times New Roman" w:hAnsi="Times New Roman" w:cs="Times New Roman"/>
          <w:sz w:val="24"/>
          <w:szCs w:val="24"/>
        </w:rPr>
        <w:t xml:space="preserve">Forward movement – Every frame </w:t>
      </w:r>
      <w:r>
        <w:rPr>
          <w:rFonts w:ascii="Times New Roman" w:eastAsia="Times New Roman" w:hAnsi="Times New Roman" w:cs="Times New Roman"/>
          <w:sz w:val="24"/>
          <w:szCs w:val="24"/>
        </w:rPr>
        <w:t>“</w:t>
      </w:r>
      <w:r w:rsidRPr="00EA2E2F">
        <w:t>playerController.Move(moveVector * Time.deltaTime);</w:t>
      </w:r>
      <w:r>
        <w:rPr>
          <w:rFonts w:ascii="Times New Roman" w:eastAsia="Times New Roman" w:hAnsi="Times New Roman" w:cs="Times New Roman"/>
          <w:sz w:val="24"/>
          <w:szCs w:val="24"/>
        </w:rPr>
        <w:t>” With moveVector x = 0, y = 0, z = speed.</w:t>
      </w:r>
    </w:p>
    <w:p w14:paraId="47568C56" w14:textId="1D5F75F7" w:rsidR="00EA2E2F" w:rsidRDefault="00EA2E2F" w:rsidP="009D2190">
      <w:pPr>
        <w:pStyle w:val="ListParagraph"/>
        <w:numPr>
          <w:ilvl w:val="3"/>
          <w:numId w:val="23"/>
        </w:numPr>
        <w:autoSpaceDE/>
        <w:autoSpaceDN/>
        <w:adjustRightInd/>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If a swipe gesture is detected - “playerController.Move(new Vector3(-3,0,0));” Notice that in this case there is no Time.deltaTime multiplication</w:t>
      </w:r>
      <w:r w:rsidR="00980608">
        <w:rPr>
          <w:rFonts w:ascii="Times New Roman" w:eastAsia="Times New Roman" w:hAnsi="Times New Roman" w:cs="Times New Roman"/>
          <w:sz w:val="24"/>
          <w:szCs w:val="24"/>
        </w:rPr>
        <w:t>.</w:t>
      </w:r>
    </w:p>
    <w:p w14:paraId="1B713E13" w14:textId="723D4757" w:rsidR="00EA2E2F" w:rsidRDefault="00EA2E2F" w:rsidP="00EA2E2F">
      <w:pPr>
        <w:pStyle w:val="ListParagraph"/>
        <w:autoSpaceDE/>
        <w:autoSpaceDN/>
        <w:adjustRightInd/>
        <w:spacing w:line="240" w:lineRule="auto"/>
        <w:ind w:left="108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 cases when a swipe gesture is detected case 1 and 2 are executed in one frame.</w:t>
      </w:r>
    </w:p>
    <w:p w14:paraId="5BBA302F" w14:textId="77777777" w:rsidR="00980608" w:rsidRDefault="00980608" w:rsidP="00980608">
      <w:pPr>
        <w:pStyle w:val="Heading5"/>
        <w:rPr>
          <w:rFonts w:eastAsia="Times New Roman"/>
        </w:rPr>
      </w:pPr>
    </w:p>
    <w:p w14:paraId="33E6C0CE" w14:textId="41EFE263" w:rsidR="00980608" w:rsidRDefault="00980608" w:rsidP="00980608">
      <w:pPr>
        <w:pStyle w:val="Heading5"/>
        <w:rPr>
          <w:rFonts w:eastAsia="Times New Roman"/>
        </w:rPr>
      </w:pPr>
      <w:r>
        <w:rPr>
          <w:rFonts w:eastAsia="Times New Roman"/>
        </w:rPr>
        <w:t>How colliders affect the</w:t>
      </w:r>
      <w:r w:rsidR="00DA4672">
        <w:rPr>
          <w:rFonts w:eastAsia="Times New Roman"/>
        </w:rPr>
        <w:t xml:space="preserve"> sideways</w:t>
      </w:r>
      <w:r>
        <w:rPr>
          <w:rFonts w:eastAsia="Times New Roman"/>
        </w:rPr>
        <w:t xml:space="preserve"> movement?</w:t>
      </w:r>
    </w:p>
    <w:p w14:paraId="57414214" w14:textId="504A4130" w:rsidR="00980608" w:rsidRDefault="00980608" w:rsidP="00980608">
      <w:r>
        <w:t xml:space="preserve">As explained in </w:t>
      </w:r>
      <w:r w:rsidR="00DB26DC">
        <w:t>S</w:t>
      </w:r>
      <w:r>
        <w:t>ection 3.3.3.3.</w:t>
      </w:r>
      <w:r w:rsidR="00EB3A11">
        <w:t>, the</w:t>
      </w:r>
      <w:r w:rsidR="00DB26DC">
        <w:t xml:space="preserve"> colliders can be:</w:t>
      </w:r>
    </w:p>
    <w:p w14:paraId="0D13ED83" w14:textId="64E73D7F" w:rsidR="00DB26DC" w:rsidRDefault="00D30314" w:rsidP="009D2190">
      <w:pPr>
        <w:pStyle w:val="ListParagraph"/>
        <w:numPr>
          <w:ilvl w:val="0"/>
          <w:numId w:val="24"/>
        </w:numPr>
      </w:pPr>
      <w:r>
        <w:t>Non - t</w:t>
      </w:r>
      <w:r w:rsidR="00DB26DC">
        <w:t>riggered – Detects the collision and shows it.</w:t>
      </w:r>
    </w:p>
    <w:p w14:paraId="382F8CF5" w14:textId="3F20E3DB" w:rsidR="00DB26DC" w:rsidRDefault="00D30314" w:rsidP="009D2190">
      <w:pPr>
        <w:pStyle w:val="ListParagraph"/>
        <w:numPr>
          <w:ilvl w:val="0"/>
          <w:numId w:val="24"/>
        </w:numPr>
      </w:pPr>
      <w:r>
        <w:t xml:space="preserve">Triggered </w:t>
      </w:r>
      <w:r w:rsidR="00DB26DC">
        <w:t>– Detects the</w:t>
      </w:r>
      <w:r w:rsidR="00054DEF">
        <w:t xml:space="preserve"> collision but does not show it (i.e. objects can go through each other).</w:t>
      </w:r>
    </w:p>
    <w:p w14:paraId="23CCD87B" w14:textId="366D0DEC" w:rsidR="00BD600D" w:rsidRPr="00D30314" w:rsidRDefault="00DA4672" w:rsidP="00D30314">
      <w:r>
        <w:t>Typically, when the player collides with an object such as a fish or a coin a function that detects the collisions and disables that object (fish, coin).</w:t>
      </w:r>
      <w:r w:rsidR="00054DEF">
        <w:t xml:space="preserve"> </w:t>
      </w:r>
      <w:r w:rsidR="00D30314">
        <w:t>Using non – triggered collider makes the player character move slightly after the collision is detected and before the object is disabled. In a continuous game those slight movements are very noticeable and can affect the left, middle and right positioning of the character. The solution of this is to mark all the colliders as triggers except those that lead to death.</w:t>
      </w:r>
    </w:p>
    <w:p w14:paraId="66DC8F72" w14:textId="1E6CF8D2" w:rsidR="0061691A" w:rsidRDefault="007D3B5A" w:rsidP="0061691A">
      <w:pPr>
        <w:pStyle w:val="Heading3"/>
        <w:rPr>
          <w:lang w:eastAsia="en-US"/>
        </w:rPr>
      </w:pPr>
      <w:bookmarkStart w:id="92" w:name="_Toc509312650"/>
      <w:r w:rsidRPr="009C105B">
        <w:rPr>
          <w:highlight w:val="red"/>
          <w:lang w:eastAsia="en-US"/>
        </w:rPr>
        <w:t>4.1.3</w:t>
      </w:r>
      <w:r w:rsidR="0061691A" w:rsidRPr="009C105B">
        <w:rPr>
          <w:highlight w:val="red"/>
          <w:lang w:eastAsia="en-US"/>
        </w:rPr>
        <w:t xml:space="preserve"> Post-Processing Stack</w:t>
      </w:r>
      <w:bookmarkEnd w:id="92"/>
    </w:p>
    <w:p w14:paraId="5592529A" w14:textId="3E717BB9" w:rsidR="000C08E5" w:rsidRPr="000C08E5" w:rsidRDefault="000C08E5" w:rsidP="000C08E5">
      <w:pPr>
        <w:rPr>
          <w:lang w:eastAsia="en-US"/>
        </w:rPr>
      </w:pPr>
      <w:r>
        <w:rPr>
          <w:lang w:eastAsia="en-US"/>
        </w:rPr>
        <w:t xml:space="preserve">As explained in Section …, </w:t>
      </w:r>
      <w:r w:rsidRPr="009651AD">
        <w:rPr>
          <w:highlight w:val="red"/>
          <w:lang w:eastAsia="en-US"/>
        </w:rPr>
        <w:t>four</w:t>
      </w:r>
      <w:r>
        <w:rPr>
          <w:lang w:eastAsia="en-US"/>
        </w:rPr>
        <w:t xml:space="preserve"> filters are applied to the graphics of the game:</w:t>
      </w:r>
    </w:p>
    <w:p w14:paraId="07AAE8FC" w14:textId="2D941C6F" w:rsidR="000C08E5" w:rsidRPr="000C08E5" w:rsidRDefault="000C08E5" w:rsidP="000C08E5">
      <w:pPr>
        <w:pStyle w:val="ListParagraph"/>
        <w:numPr>
          <w:ilvl w:val="0"/>
          <w:numId w:val="16"/>
        </w:numPr>
        <w:rPr>
          <w:highlight w:val="red"/>
        </w:rPr>
      </w:pPr>
      <w:r w:rsidRPr="000C08E5">
        <w:rPr>
          <w:highlight w:val="red"/>
        </w:rPr>
        <w:t>Antialiasing</w:t>
      </w:r>
    </w:p>
    <w:p w14:paraId="430C8BCB" w14:textId="261397AE" w:rsidR="000C08E5" w:rsidRDefault="000C08E5" w:rsidP="000C08E5">
      <w:pPr>
        <w:pStyle w:val="ListParagraph"/>
        <w:numPr>
          <w:ilvl w:val="0"/>
          <w:numId w:val="16"/>
        </w:numPr>
      </w:pPr>
      <w:r>
        <w:t xml:space="preserve">Fog </w:t>
      </w:r>
    </w:p>
    <w:p w14:paraId="3B1061D2" w14:textId="77777777" w:rsidR="000C08E5" w:rsidRDefault="000C08E5" w:rsidP="006622A1">
      <w:pPr>
        <w:pStyle w:val="ListParagraph"/>
        <w:numPr>
          <w:ilvl w:val="0"/>
          <w:numId w:val="16"/>
        </w:numPr>
      </w:pPr>
      <w:r>
        <w:t xml:space="preserve">Depth of Field </w:t>
      </w:r>
    </w:p>
    <w:p w14:paraId="742FD512" w14:textId="1D81A9F9" w:rsidR="006A1DBA" w:rsidRDefault="000C08E5" w:rsidP="006622A1">
      <w:pPr>
        <w:pStyle w:val="ListParagraph"/>
        <w:numPr>
          <w:ilvl w:val="0"/>
          <w:numId w:val="16"/>
        </w:numPr>
      </w:pPr>
      <w:r>
        <w:t>Colour Grading</w:t>
      </w:r>
    </w:p>
    <w:p w14:paraId="12626437" w14:textId="2E69DE96" w:rsidR="009651AD" w:rsidRDefault="009651AD" w:rsidP="009651AD">
      <w:pPr>
        <w:pStyle w:val="Heading5"/>
      </w:pPr>
      <w:r>
        <w:t>Depth of Field unsupported issue</w:t>
      </w:r>
    </w:p>
    <w:p w14:paraId="0A5EAD4C" w14:textId="2FD9644D" w:rsidR="000C08E5" w:rsidRDefault="000C08E5" w:rsidP="000C08E5">
      <w:r>
        <w:t>All of them worked properly during the tests on the Unity editor, but that was not the case with the iOS device tests.</w:t>
      </w:r>
    </w:p>
    <w:p w14:paraId="24C1ABF7" w14:textId="6F3C558E" w:rsidR="000C08E5" w:rsidRDefault="000C08E5" w:rsidP="000C08E5">
      <w:r>
        <w:t xml:space="preserve">The Depth of Field filter resulted </w:t>
      </w:r>
      <w:r w:rsidR="00E7633A">
        <w:t>in</w:t>
      </w:r>
      <w:r>
        <w:t xml:space="preserve"> an error in the Xcode debug console, saying that this is an unsupported feature for the iOS. </w:t>
      </w:r>
    </w:p>
    <w:p w14:paraId="6F21FAEE" w14:textId="33237BDD" w:rsidR="009651AD" w:rsidRDefault="009651AD" w:rsidP="009651AD">
      <w:pPr>
        <w:pStyle w:val="Heading5"/>
      </w:pPr>
      <w:r>
        <w:t>Fog performance decrease issue</w:t>
      </w:r>
    </w:p>
    <w:p w14:paraId="20882354" w14:textId="0BDF04ED" w:rsidR="009651AD" w:rsidRDefault="000C08E5" w:rsidP="000C08E5">
      <w:r>
        <w:t xml:space="preserve">The Fog </w:t>
      </w:r>
      <w:r w:rsidR="009651AD">
        <w:t>works</w:t>
      </w:r>
      <w:r>
        <w:t xml:space="preserve"> only </w:t>
      </w:r>
      <w:r w:rsidR="009651AD">
        <w:t>with</w:t>
      </w:r>
      <w:r>
        <w:t xml:space="preserve"> the camera renderer </w:t>
      </w:r>
      <w:r w:rsidR="009651AD">
        <w:t>set</w:t>
      </w:r>
      <w:r>
        <w:t xml:space="preserve"> </w:t>
      </w:r>
      <w:r w:rsidR="009651AD">
        <w:t>to</w:t>
      </w:r>
      <w:r>
        <w:t xml:space="preserve"> </w:t>
      </w:r>
      <w:r w:rsidR="00E87B38">
        <w:t>deferred</w:t>
      </w:r>
      <w:r w:rsidR="009651AD">
        <w:t xml:space="preserve"> (with forward renderer as default)</w:t>
      </w:r>
      <w:r>
        <w:t>.</w:t>
      </w:r>
      <w:r w:rsidR="00E87B38">
        <w:t xml:space="preserve"> </w:t>
      </w:r>
      <w:r w:rsidR="009651AD">
        <w:t xml:space="preserve">The deferred renderer is much heavier </w:t>
      </w:r>
      <w:r w:rsidR="00E7633A">
        <w:t>than</w:t>
      </w:r>
      <w:r w:rsidR="009651AD">
        <w:t xml:space="preserve"> the default one</w:t>
      </w:r>
      <w:r w:rsidR="00577C5B">
        <w:t>.</w:t>
      </w:r>
      <w:r w:rsidR="009651AD">
        <w:t xml:space="preserve"> </w:t>
      </w:r>
      <w:r w:rsidR="00577C5B">
        <w:t>There wasn’t any performance difference noticed while testing in the Unity editor, but that was not the case with the iOS device tests.</w:t>
      </w:r>
    </w:p>
    <w:p w14:paraId="22CD31DA" w14:textId="5635C4EB" w:rsidR="00577C5B" w:rsidRPr="00577C5B" w:rsidRDefault="00577C5B" w:rsidP="00577C5B">
      <w:pPr>
        <w:rPr>
          <w:color w:val="0563C1" w:themeColor="hyperlink"/>
          <w:u w:val="single"/>
        </w:rPr>
      </w:pPr>
      <w:r>
        <w:t>Interesting facts are that when the game is executed in the Unity editor it is executed as written in C# language and it is not optimized. When the game is executed on an iOS device (iPhone in this case), it is much more optimised and is compiled to CPP or ARM Assembly language.[</w:t>
      </w:r>
      <w:hyperlink r:id="rId18" w:history="1">
        <w:r w:rsidRPr="00B84818">
          <w:rPr>
            <w:rStyle w:val="Hyperlink"/>
          </w:rPr>
          <w:t>https://blogs.unity3d.com/2015/05/06/an-introduction-to-ilcpp-internals/</w:t>
        </w:r>
      </w:hyperlink>
      <w:r>
        <w:rPr>
          <w:rStyle w:val="Hyperlink"/>
        </w:rPr>
        <w:t>]</w:t>
      </w:r>
    </w:p>
    <w:p w14:paraId="03E43EF9" w14:textId="5766E9E3" w:rsidR="00577C5B" w:rsidRDefault="00577C5B" w:rsidP="000C08E5">
      <w:r>
        <w:t xml:space="preserve">Even though the game was optimised it </w:t>
      </w:r>
      <w:r w:rsidR="00A27829">
        <w:t>was apparent that the game is running very slow</w:t>
      </w:r>
      <w:r>
        <w:t>. After running it through Xcode it has been noticed that the frames per second were decreased from 60 to 16.</w:t>
      </w:r>
    </w:p>
    <w:p w14:paraId="7D84A80E" w14:textId="02A86DED" w:rsidR="00760D0E" w:rsidRDefault="009C105B" w:rsidP="00760D0E">
      <w:pPr>
        <w:pStyle w:val="Heading5"/>
      </w:pPr>
      <w:r w:rsidRPr="009C105B">
        <w:rPr>
          <w:highlight w:val="red"/>
        </w:rPr>
        <w:lastRenderedPageBreak/>
        <w:t>Profiler screenshots</w:t>
      </w:r>
    </w:p>
    <w:p w14:paraId="2A7AB465" w14:textId="653020FD" w:rsidR="00577C5B" w:rsidRDefault="00760D0E" w:rsidP="00760D0E">
      <w:pPr>
        <w:pStyle w:val="Heading5"/>
      </w:pPr>
      <w:r>
        <w:t>As a result of the filters testing</w:t>
      </w:r>
      <w:r w:rsidR="00577C5B">
        <w:t>:</w:t>
      </w:r>
    </w:p>
    <w:p w14:paraId="2D517CB1" w14:textId="2C679366" w:rsidR="00577C5B" w:rsidRDefault="00577C5B" w:rsidP="00577C5B">
      <w:pPr>
        <w:pStyle w:val="ListParagraph"/>
        <w:numPr>
          <w:ilvl w:val="0"/>
          <w:numId w:val="16"/>
        </w:numPr>
      </w:pPr>
      <w:r>
        <w:t>The unsupported Depth of Field filter was deactivated.</w:t>
      </w:r>
    </w:p>
    <w:p w14:paraId="1C8E74EB" w14:textId="026E6627" w:rsidR="00577C5B" w:rsidRDefault="00577C5B" w:rsidP="00577C5B">
      <w:pPr>
        <w:pStyle w:val="ListParagraph"/>
        <w:numPr>
          <w:ilvl w:val="0"/>
          <w:numId w:val="16"/>
        </w:numPr>
      </w:pPr>
      <w:r>
        <w:t>The Fog filter was deactivated.</w:t>
      </w:r>
    </w:p>
    <w:p w14:paraId="135FD1BD" w14:textId="183E8B4A" w:rsidR="00577C5B" w:rsidRDefault="00577C5B" w:rsidP="00577C5B">
      <w:pPr>
        <w:pStyle w:val="ListParagraph"/>
        <w:numPr>
          <w:ilvl w:val="0"/>
          <w:numId w:val="16"/>
        </w:numPr>
      </w:pPr>
      <w:r>
        <w:t>The renderer was set back to its default setting – forward.</w:t>
      </w:r>
    </w:p>
    <w:p w14:paraId="32725F8A" w14:textId="042BBDC6" w:rsidR="00577C5B" w:rsidRDefault="00577C5B" w:rsidP="00577C5B">
      <w:pPr>
        <w:pStyle w:val="ListParagraph"/>
        <w:numPr>
          <w:ilvl w:val="0"/>
          <w:numId w:val="16"/>
        </w:numPr>
      </w:pPr>
      <w:r>
        <w:t>The default Unity fog was activated.</w:t>
      </w:r>
    </w:p>
    <w:p w14:paraId="1D1C12AC" w14:textId="683253FE" w:rsidR="00577C5B" w:rsidRDefault="00BB74E5" w:rsidP="00577C5B">
      <w:r>
        <w:t xml:space="preserve">After </w:t>
      </w:r>
      <w:r w:rsidR="00760D0E">
        <w:t xml:space="preserve">applying the changes and </w:t>
      </w:r>
      <w:r>
        <w:t>repeating the Xcode testing</w:t>
      </w:r>
      <w:r w:rsidR="00760D0E">
        <w:t xml:space="preserve"> procedure</w:t>
      </w:r>
      <w:r>
        <w:t xml:space="preserve">, the </w:t>
      </w:r>
      <w:r w:rsidR="00760D0E">
        <w:t xml:space="preserve">value of the game </w:t>
      </w:r>
      <w:r>
        <w:t xml:space="preserve">FPS on </w:t>
      </w:r>
      <w:r w:rsidR="00760D0E">
        <w:t>an iOS</w:t>
      </w:r>
      <w:r>
        <w:t xml:space="preserve"> device </w:t>
      </w:r>
      <w:r w:rsidR="00760D0E">
        <w:t>was</w:t>
      </w:r>
      <w:r>
        <w:t xml:space="preserve"> 60.</w:t>
      </w:r>
    </w:p>
    <w:p w14:paraId="7CEF8DB0" w14:textId="72609770" w:rsidR="00FB2A4F" w:rsidRDefault="007D3B5A" w:rsidP="00FC0901">
      <w:pPr>
        <w:pStyle w:val="Heading3"/>
      </w:pPr>
      <w:bookmarkStart w:id="93" w:name="_Toc509312651"/>
      <w:r>
        <w:t>4.1.4</w:t>
      </w:r>
      <w:r w:rsidR="00FC0901">
        <w:t xml:space="preserve"> </w:t>
      </w:r>
      <w:r w:rsidR="007C43BF">
        <w:t>The problem of tunnelling</w:t>
      </w:r>
      <w:bookmarkEnd w:id="93"/>
    </w:p>
    <w:p w14:paraId="3FBF7F83" w14:textId="5BA642D2" w:rsidR="007C43BF" w:rsidRDefault="00A9696A" w:rsidP="007C43BF">
      <w:r>
        <w:t>For every frame, the positions of the objects on the scene are calculated and checked for collisions.</w:t>
      </w:r>
      <w:r w:rsidR="00A51EAA">
        <w:t xml:space="preserve"> If one or more objects are moving very fast, t</w:t>
      </w:r>
      <w:r w:rsidR="00187EA8">
        <w:t>hey might go through each other. In that case the collision will</w:t>
      </w:r>
      <w:r w:rsidR="00A51EAA">
        <w:t xml:space="preserve"> remain undetected. This is called tunnelling effect.</w:t>
      </w:r>
      <w:r w:rsidR="00B403E8">
        <w:t xml:space="preserve"> </w:t>
      </w:r>
      <w:r w:rsidR="00B403E8" w:rsidRPr="00B403E8">
        <w:rPr>
          <w:color w:val="FF0000"/>
        </w:rPr>
        <w:t>Bb reference</w:t>
      </w:r>
    </w:p>
    <w:p w14:paraId="77CA3831" w14:textId="1A491589" w:rsidR="00A51EAA" w:rsidRPr="00B403E8" w:rsidRDefault="00A51EAA" w:rsidP="007C43BF">
      <w:pPr>
        <w:rPr>
          <w:color w:val="000000" w:themeColor="text1"/>
        </w:rPr>
      </w:pPr>
      <w:r w:rsidRPr="00B403E8">
        <w:rPr>
          <w:color w:val="000000" w:themeColor="text1"/>
        </w:rPr>
        <w:t xml:space="preserve">The tunnelling effect is noticed during testing the game on a mobile device. </w:t>
      </w:r>
      <w:r w:rsidR="00A62BE6" w:rsidRPr="00B403E8">
        <w:rPr>
          <w:color w:val="000000" w:themeColor="text1"/>
        </w:rPr>
        <w:t xml:space="preserve">In </w:t>
      </w:r>
      <w:r w:rsidR="00640C31">
        <w:rPr>
          <w:color w:val="000000" w:themeColor="text1"/>
        </w:rPr>
        <w:t xml:space="preserve">a </w:t>
      </w:r>
      <w:r w:rsidR="00A62BE6" w:rsidRPr="00B403E8">
        <w:rPr>
          <w:color w:val="000000" w:themeColor="text1"/>
        </w:rPr>
        <w:t xml:space="preserve">case when the character is collecting coins and is moving too fast, </w:t>
      </w:r>
      <w:r w:rsidRPr="00B403E8">
        <w:rPr>
          <w:color w:val="000000" w:themeColor="text1"/>
        </w:rPr>
        <w:t>some coins remained uncollected.</w:t>
      </w:r>
      <w:r w:rsidR="00A62BE6" w:rsidRPr="00B403E8">
        <w:rPr>
          <w:color w:val="000000" w:themeColor="text1"/>
        </w:rPr>
        <w:t xml:space="preserve"> This means that </w:t>
      </w:r>
      <w:r w:rsidR="00B403E8" w:rsidRPr="00B403E8">
        <w:rPr>
          <w:color w:val="000000" w:themeColor="text1"/>
        </w:rPr>
        <w:t xml:space="preserve">the collision between the character collider and the uncollected coin collider is not detected which is an example </w:t>
      </w:r>
      <w:r w:rsidR="00640C31">
        <w:rPr>
          <w:color w:val="000000" w:themeColor="text1"/>
        </w:rPr>
        <w:t>of</w:t>
      </w:r>
      <w:r w:rsidR="00B403E8" w:rsidRPr="00B403E8">
        <w:rPr>
          <w:color w:val="000000" w:themeColor="text1"/>
        </w:rPr>
        <w:t xml:space="preserve"> tunnelling effect. </w:t>
      </w:r>
      <w:r w:rsidRPr="00B403E8">
        <w:rPr>
          <w:color w:val="000000" w:themeColor="text1"/>
        </w:rPr>
        <w:t xml:space="preserve"> In order to fix that </w:t>
      </w:r>
      <w:r w:rsidR="00B403E8" w:rsidRPr="00B403E8">
        <w:rPr>
          <w:color w:val="000000" w:themeColor="text1"/>
        </w:rPr>
        <w:t>the size of the coin collider was increased</w:t>
      </w:r>
      <w:r w:rsidRPr="00B403E8">
        <w:rPr>
          <w:color w:val="000000" w:themeColor="text1"/>
        </w:rPr>
        <w:t>.</w:t>
      </w:r>
    </w:p>
    <w:p w14:paraId="75397E22" w14:textId="39A8CB4C" w:rsidR="00FB2A4F" w:rsidRDefault="00FB2A4F" w:rsidP="0069381C"/>
    <w:p w14:paraId="1B8C00A6" w14:textId="1C55F367" w:rsidR="00FB2A4F" w:rsidRDefault="00B403E8" w:rsidP="00B403E8">
      <w:pPr>
        <w:tabs>
          <w:tab w:val="left" w:pos="3332"/>
        </w:tabs>
      </w:pPr>
      <w:r>
        <w:tab/>
      </w:r>
    </w:p>
    <w:p w14:paraId="28677A3B" w14:textId="24C8EBAC" w:rsidR="00B403E8" w:rsidRDefault="00B403E8" w:rsidP="00B403E8">
      <w:pPr>
        <w:tabs>
          <w:tab w:val="left" w:pos="3332"/>
        </w:tabs>
      </w:pPr>
    </w:p>
    <w:p w14:paraId="04744C1A" w14:textId="145E46D0" w:rsidR="00B403E8" w:rsidRPr="00F67A4C" w:rsidRDefault="00B403E8" w:rsidP="00B403E8">
      <w:pPr>
        <w:tabs>
          <w:tab w:val="left" w:pos="3332"/>
        </w:tabs>
      </w:pPr>
    </w:p>
    <w:p w14:paraId="3F2DC299" w14:textId="26F9C11A" w:rsidR="009618A5" w:rsidRPr="00F67A4C" w:rsidRDefault="009618A5" w:rsidP="0069381C">
      <w:pPr>
        <w:pStyle w:val="NormalWeb"/>
        <w:spacing w:before="0" w:beforeAutospacing="0" w:after="0" w:afterAutospacing="0"/>
      </w:pPr>
      <w:r w:rsidRPr="00F67A4C">
        <w:t>Unity iOS allows you to change the frequency with which your application will try to execute its rendering loop, which is set to 30 frames per second by default. You can lower this number to save battery power but of course</w:t>
      </w:r>
      <w:r w:rsidR="008C3F86">
        <w:t>,</w:t>
      </w:r>
      <w:r w:rsidRPr="00F67A4C">
        <w:t xml:space="preserve"> this saving will come at the expense of frame updates. Conversely, you can increase the framerate to give the rendering priority over other activities such as touch input and accelerometer processing. You will need to experiment with your choice of framerate to determine how it affects gameplay in your case.</w:t>
      </w:r>
    </w:p>
    <w:p w14:paraId="598F4432" w14:textId="09833A3A" w:rsidR="009618A5" w:rsidRPr="00F67A4C" w:rsidRDefault="00121BC0" w:rsidP="0069381C">
      <w:pPr>
        <w:rPr>
          <w:rFonts w:eastAsia="Times New Roman"/>
        </w:rPr>
      </w:pPr>
      <w:hyperlink r:id="rId19" w:history="1">
        <w:r w:rsidR="00197F70" w:rsidRPr="00F67A4C">
          <w:rPr>
            <w:rStyle w:val="Hyperlink"/>
            <w:rFonts w:eastAsia="Times New Roman"/>
          </w:rPr>
          <w:t>https://www.youtube.com/watch?v=owZneI02YOU</w:t>
        </w:r>
      </w:hyperlink>
    </w:p>
    <w:p w14:paraId="2E05D522" w14:textId="3DD598C6" w:rsidR="00197F70" w:rsidRPr="00F67A4C" w:rsidRDefault="00441A0F" w:rsidP="0069381C">
      <w:r w:rsidRPr="00F67A4C">
        <w:t>deferred</w:t>
      </w:r>
      <w:r w:rsidR="00197F70" w:rsidRPr="00F67A4C">
        <w:t xml:space="preserve"> rendering</w:t>
      </w:r>
      <w:r w:rsidR="00DA548D" w:rsidRPr="00F67A4C">
        <w:t xml:space="preserve"> vs usual rendering</w:t>
      </w:r>
    </w:p>
    <w:p w14:paraId="0A5D7B6C" w14:textId="77777777" w:rsidR="00197F70" w:rsidRPr="00F67A4C" w:rsidRDefault="00197F70" w:rsidP="0069381C"/>
    <w:p w14:paraId="5EC910CE" w14:textId="1439424A" w:rsidR="00023A82" w:rsidRDefault="00AF3192" w:rsidP="0069381C">
      <w:r>
        <w:t>explain that fps counter from unity standard assets takes lots of resources and show it from the profiler.</w:t>
      </w:r>
    </w:p>
    <w:p w14:paraId="73B0CA5A" w14:textId="4C512434" w:rsidR="00F30704" w:rsidRDefault="00F30704" w:rsidP="0069381C">
      <w:r>
        <w:t xml:space="preserve">Unit testing </w:t>
      </w:r>
    </w:p>
    <w:p w14:paraId="5FE6B19C" w14:textId="75FC1E79" w:rsidR="00F30704" w:rsidRDefault="00F30704" w:rsidP="0069381C">
      <w:r>
        <w:t>Profiler</w:t>
      </w:r>
    </w:p>
    <w:p w14:paraId="6429F9B2" w14:textId="48E3B95C" w:rsidR="00F30704" w:rsidRPr="00F67A4C" w:rsidRDefault="00F30704" w:rsidP="0069381C"/>
    <w:p w14:paraId="6296987C" w14:textId="2DA78C84" w:rsidR="00023A82" w:rsidRPr="00F67A4C" w:rsidRDefault="00E7590F" w:rsidP="0069381C">
      <w:r>
        <w:t>4.1. Testing wi</w:t>
      </w:r>
      <w:r w:rsidR="000D7BAF">
        <w:t>thin the Unity All-in-one e</w:t>
      </w:r>
      <w:r>
        <w:t>ditor</w:t>
      </w:r>
    </w:p>
    <w:p w14:paraId="4664AB3B" w14:textId="54FAEA01" w:rsidR="00023A82" w:rsidRDefault="00E7590F" w:rsidP="0069381C">
      <w:r>
        <w:lastRenderedPageBreak/>
        <w:t>4.2. Testing on an iOS device</w:t>
      </w:r>
    </w:p>
    <w:p w14:paraId="38F01097" w14:textId="488E8DFD" w:rsidR="00462003" w:rsidRDefault="00462003" w:rsidP="0069381C">
      <w:r>
        <w:t>4.2.1</w:t>
      </w:r>
      <w:r w:rsidR="002A3CDC">
        <w:t>. Uploading the project to the iOS device</w:t>
      </w:r>
    </w:p>
    <w:p w14:paraId="376325A0" w14:textId="1DD850EC" w:rsidR="00462003" w:rsidRDefault="002A3CDC" w:rsidP="0069381C">
      <w:r>
        <w:t>4.2.1</w:t>
      </w:r>
      <w:r w:rsidR="00462003">
        <w:t>.</w:t>
      </w:r>
      <w:r>
        <w:t>1.</w:t>
      </w:r>
      <w:r w:rsidR="00462003">
        <w:t xml:space="preserve"> </w:t>
      </w:r>
      <w:r w:rsidR="00117942">
        <w:t>Acquiri</w:t>
      </w:r>
      <w:r w:rsidR="0097068E">
        <w:t>ng</w:t>
      </w:r>
      <w:r w:rsidR="00462003">
        <w:t xml:space="preserve"> iOS Developer certificates</w:t>
      </w:r>
    </w:p>
    <w:p w14:paraId="0963E2B1" w14:textId="30853620" w:rsidR="0097068E" w:rsidRDefault="002A3CDC" w:rsidP="0069381C">
      <w:r>
        <w:t>4.2.1</w:t>
      </w:r>
      <w:r w:rsidR="00FE30CB">
        <w:t>.</w:t>
      </w:r>
      <w:r>
        <w:t>2.</w:t>
      </w:r>
      <w:r w:rsidR="00FE30CB">
        <w:t xml:space="preserve"> From Unity to Xcode</w:t>
      </w:r>
    </w:p>
    <w:p w14:paraId="1F774A6F" w14:textId="1020C4C7" w:rsidR="002A3CDC" w:rsidRDefault="002A3CDC" w:rsidP="0069381C">
      <w:r>
        <w:t>4.2.1.3.</w:t>
      </w:r>
      <w:r w:rsidR="00FE30CB">
        <w:t xml:space="preserve"> From Xcode to iPhone</w:t>
      </w:r>
    </w:p>
    <w:p w14:paraId="2BE92FCF" w14:textId="29A1E8E5" w:rsidR="002A3CDC" w:rsidRPr="00F67A4C" w:rsidRDefault="00402B6C" w:rsidP="0069381C">
      <w:r>
        <w:t xml:space="preserve">4.2.2. Testing </w:t>
      </w:r>
    </w:p>
    <w:p w14:paraId="1F09DCA3" w14:textId="77777777" w:rsidR="00023A82" w:rsidRPr="00F67A4C" w:rsidRDefault="00023A82" w:rsidP="0069381C"/>
    <w:p w14:paraId="586229C3" w14:textId="77777777" w:rsidR="00023A82" w:rsidRPr="00F67A4C" w:rsidRDefault="00023A82" w:rsidP="0069381C"/>
    <w:p w14:paraId="6B8E51BA" w14:textId="6F8BF85D" w:rsidR="00023A82" w:rsidRPr="00F67A4C" w:rsidRDefault="00023A82" w:rsidP="0069381C"/>
    <w:p w14:paraId="4DE24D5F" w14:textId="77777777" w:rsidR="00023A82" w:rsidRPr="00F67A4C" w:rsidRDefault="00023A82" w:rsidP="0069381C"/>
    <w:p w14:paraId="6234B78A" w14:textId="69E53125" w:rsidR="006A5CDD" w:rsidRDefault="006A5CDD" w:rsidP="0069381C"/>
    <w:p w14:paraId="189B3DAC" w14:textId="77777777" w:rsidR="006A5CDD" w:rsidRPr="00F67A4C" w:rsidRDefault="006A5CDD" w:rsidP="0069381C"/>
    <w:p w14:paraId="38EF004B" w14:textId="43EB02DB" w:rsidR="006C2B0C" w:rsidRDefault="007A1323" w:rsidP="0069381C">
      <w:r>
        <w:t xml:space="preserve">Optimizing – occlusion culling </w:t>
      </w:r>
    </w:p>
    <w:p w14:paraId="29D95B95" w14:textId="777E0162" w:rsidR="006C2B0C" w:rsidRDefault="006C2B0C" w:rsidP="0069381C">
      <w:r>
        <w:t>Player settings optimisation</w:t>
      </w:r>
    </w:p>
    <w:p w14:paraId="3807F79A" w14:textId="6CE2B02C" w:rsidR="006C2B0C" w:rsidRDefault="006C2B0C" w:rsidP="0069381C">
      <w:r>
        <w:t>Turning off code checking crashed the game on ios</w:t>
      </w:r>
    </w:p>
    <w:p w14:paraId="7175A18E" w14:textId="77777777" w:rsidR="006C2B0C" w:rsidRDefault="006C2B0C" w:rsidP="0069381C"/>
    <w:p w14:paraId="27213155" w14:textId="1F346AB9" w:rsidR="00023A82" w:rsidRPr="00F67A4C" w:rsidRDefault="007A1323" w:rsidP="0069381C">
      <w:r>
        <w:t>forward 60fps vs differed renderin</w:t>
      </w:r>
      <w:r w:rsidR="002228CB">
        <w:t xml:space="preserve">g </w:t>
      </w:r>
      <w:r>
        <w:t>16fps</w:t>
      </w:r>
    </w:p>
    <w:p w14:paraId="3F6E5721" w14:textId="77777777" w:rsidR="00023A82" w:rsidRPr="00F67A4C" w:rsidRDefault="00023A82" w:rsidP="0069381C"/>
    <w:p w14:paraId="0711713F" w14:textId="2AB84F59" w:rsidR="00023A82" w:rsidRPr="00F67A4C" w:rsidRDefault="00AF7778" w:rsidP="0069381C">
      <w:r>
        <w:t xml:space="preserve">Attaching water plane and background plane from the player and reattaching them to the camera because when scaling the player (while eating) the water plane and background plane are rescaled as </w:t>
      </w:r>
      <w:r w:rsidR="000E60FE">
        <w:t>well,</w:t>
      </w:r>
      <w:r>
        <w:t xml:space="preserve"> and this breaks the game.</w:t>
      </w:r>
    </w:p>
    <w:p w14:paraId="433232B6" w14:textId="77777777" w:rsidR="00023A82" w:rsidRPr="00F67A4C" w:rsidRDefault="00023A82" w:rsidP="0069381C"/>
    <w:p w14:paraId="77D04C20" w14:textId="22B2653D" w:rsidR="00023A82" w:rsidRDefault="003863E0" w:rsidP="003863E0">
      <w:pPr>
        <w:pStyle w:val="Heading2"/>
      </w:pPr>
      <w:bookmarkStart w:id="94" w:name="_Toc509312652"/>
      <w:r w:rsidRPr="00C219FB">
        <w:rPr>
          <w:highlight w:val="red"/>
        </w:rPr>
        <w:t>4.2</w:t>
      </w:r>
      <w:r w:rsidR="003C155E" w:rsidRPr="00C219FB">
        <w:rPr>
          <w:highlight w:val="red"/>
        </w:rPr>
        <w:t xml:space="preserve"> Security</w:t>
      </w:r>
      <w:r w:rsidRPr="00C219FB">
        <w:rPr>
          <w:highlight w:val="red"/>
        </w:rPr>
        <w:t xml:space="preserve"> Testing</w:t>
      </w:r>
      <w:bookmarkEnd w:id="94"/>
    </w:p>
    <w:p w14:paraId="3ED60476" w14:textId="72807109" w:rsidR="003863E0" w:rsidRDefault="00F43430" w:rsidP="003863E0">
      <w:pPr>
        <w:rPr>
          <w:color w:val="000000" w:themeColor="text1"/>
          <w:lang w:eastAsia="en-US"/>
        </w:rPr>
      </w:pPr>
      <w:r>
        <w:rPr>
          <w:lang w:eastAsia="en-US"/>
        </w:rPr>
        <w:t xml:space="preserve">It is difficult to find security vulnerabilities for </w:t>
      </w:r>
      <w:r w:rsidR="00C03FE6">
        <w:rPr>
          <w:lang w:eastAsia="en-US"/>
        </w:rPr>
        <w:t>a game</w:t>
      </w:r>
      <w:r>
        <w:rPr>
          <w:lang w:eastAsia="en-US"/>
        </w:rPr>
        <w:t xml:space="preserve"> software project that is not even connected to the Internet. </w:t>
      </w:r>
      <w:r w:rsidR="00C03FE6">
        <w:rPr>
          <w:color w:val="FF0000"/>
          <w:lang w:eastAsia="en-US"/>
        </w:rPr>
        <w:t>Typically,</w:t>
      </w:r>
      <w:r w:rsidRPr="00F43430">
        <w:rPr>
          <w:color w:val="FF0000"/>
          <w:lang w:eastAsia="en-US"/>
        </w:rPr>
        <w:t xml:space="preserve"> most of the software vulnerabilities does not only come from their </w:t>
      </w:r>
      <w:r>
        <w:rPr>
          <w:color w:val="FF0000"/>
          <w:lang w:eastAsia="en-US"/>
        </w:rPr>
        <w:t xml:space="preserve">network </w:t>
      </w:r>
      <w:r w:rsidRPr="00F43430">
        <w:rPr>
          <w:color w:val="FF0000"/>
          <w:lang w:eastAsia="en-US"/>
        </w:rPr>
        <w:t>connections, but from their databases.</w:t>
      </w:r>
      <w:r>
        <w:rPr>
          <w:color w:val="FF0000"/>
          <w:lang w:eastAsia="en-US"/>
        </w:rPr>
        <w:t xml:space="preserve"> </w:t>
      </w:r>
      <w:r>
        <w:rPr>
          <w:color w:val="000000" w:themeColor="text1"/>
          <w:lang w:eastAsia="en-US"/>
        </w:rPr>
        <w:t xml:space="preserve">As explained in Section 3.3.3.5., the user data is stored on local files using JSON Utility. The local files are simple text files and are human readable. </w:t>
      </w:r>
      <w:r w:rsidR="00E54B86">
        <w:rPr>
          <w:color w:val="000000" w:themeColor="text1"/>
          <w:lang w:eastAsia="en-US"/>
        </w:rPr>
        <w:t xml:space="preserve">In order to increase the number of coins the player needs only to open the file and modify its values. All the Android versions and iOS 11.0.0 + support File Explorer applications which allows the player to open and modify this file. </w:t>
      </w:r>
      <w:r w:rsidR="00E33722">
        <w:rPr>
          <w:color w:val="000000" w:themeColor="text1"/>
          <w:lang w:eastAsia="en-US"/>
        </w:rPr>
        <w:t>Such a modification</w:t>
      </w:r>
      <w:r w:rsidR="00E54B86">
        <w:rPr>
          <w:color w:val="000000" w:themeColor="text1"/>
          <w:lang w:eastAsia="en-US"/>
        </w:rPr>
        <w:t xml:space="preserve"> cannot do any harm,</w:t>
      </w:r>
      <w:r w:rsidR="00CE12A8">
        <w:rPr>
          <w:color w:val="000000" w:themeColor="text1"/>
          <w:lang w:eastAsia="en-US"/>
        </w:rPr>
        <w:t xml:space="preserve"> it would</w:t>
      </w:r>
      <w:r w:rsidR="00E54B86">
        <w:rPr>
          <w:color w:val="000000" w:themeColor="text1"/>
          <w:lang w:eastAsia="en-US"/>
        </w:rPr>
        <w:t xml:space="preserve"> just make</w:t>
      </w:r>
      <w:r w:rsidR="0029569E">
        <w:rPr>
          <w:color w:val="000000" w:themeColor="text1"/>
          <w:lang w:eastAsia="en-US"/>
        </w:rPr>
        <w:t xml:space="preserve"> the game easier for the player.</w:t>
      </w:r>
    </w:p>
    <w:p w14:paraId="54DD1466" w14:textId="406476B4" w:rsidR="0029569E" w:rsidRDefault="0029569E" w:rsidP="003863E0">
      <w:pPr>
        <w:rPr>
          <w:color w:val="000000" w:themeColor="text1"/>
          <w:lang w:eastAsia="en-US"/>
        </w:rPr>
      </w:pPr>
    </w:p>
    <w:p w14:paraId="70377D88" w14:textId="29B13B9E" w:rsidR="00E54B86" w:rsidRDefault="0029569E" w:rsidP="00E54B86">
      <w:pPr>
        <w:rPr>
          <w:color w:val="000000" w:themeColor="text1"/>
          <w:lang w:eastAsia="en-US"/>
        </w:rPr>
      </w:pPr>
      <w:r w:rsidRPr="0029569E">
        <w:rPr>
          <w:color w:val="FF0000"/>
          <w:lang w:eastAsia="en-US"/>
        </w:rPr>
        <w:t>To prevent such attacks the JSON Util</w:t>
      </w:r>
      <w:r>
        <w:rPr>
          <w:color w:val="FF0000"/>
          <w:lang w:eastAsia="en-US"/>
        </w:rPr>
        <w:t xml:space="preserve">ity has been changed for Binary. </w:t>
      </w:r>
      <w:r>
        <w:rPr>
          <w:color w:val="000000" w:themeColor="text1"/>
          <w:lang w:eastAsia="en-US"/>
        </w:rPr>
        <w:t xml:space="preserve">This makes the </w:t>
      </w:r>
      <w:r w:rsidR="007F7E55">
        <w:rPr>
          <w:color w:val="000000" w:themeColor="text1"/>
          <w:lang w:eastAsia="en-US"/>
        </w:rPr>
        <w:t>player data file non-</w:t>
      </w:r>
      <w:r w:rsidR="00461E2C">
        <w:rPr>
          <w:color w:val="000000" w:themeColor="text1"/>
          <w:lang w:eastAsia="en-US"/>
        </w:rPr>
        <w:t>human readable and much more difficult to modify.</w:t>
      </w:r>
    </w:p>
    <w:p w14:paraId="0F48DFB0" w14:textId="5D28D05E" w:rsidR="00C0012C" w:rsidRDefault="00C0012C" w:rsidP="00E54B86">
      <w:pPr>
        <w:rPr>
          <w:color w:val="000000" w:themeColor="text1"/>
          <w:lang w:eastAsia="en-US"/>
        </w:rPr>
      </w:pPr>
    </w:p>
    <w:p w14:paraId="01CE8C34" w14:textId="47E6299F" w:rsidR="00C0012C" w:rsidRDefault="00C0012C" w:rsidP="00E54B86">
      <w:pPr>
        <w:rPr>
          <w:color w:val="000000" w:themeColor="text1"/>
          <w:lang w:eastAsia="en-US"/>
        </w:rPr>
      </w:pPr>
      <w:r>
        <w:rPr>
          <w:color w:val="000000" w:themeColor="text1"/>
          <w:lang w:eastAsia="en-US"/>
        </w:rPr>
        <w:t>Add screenshots for hacking</w:t>
      </w:r>
    </w:p>
    <w:p w14:paraId="63D79080" w14:textId="66D2C1DA" w:rsidR="00C0012C" w:rsidRDefault="00C0012C" w:rsidP="00E54B86">
      <w:pPr>
        <w:rPr>
          <w:color w:val="000000" w:themeColor="text1"/>
          <w:lang w:eastAsia="en-US"/>
        </w:rPr>
      </w:pPr>
      <w:r>
        <w:rPr>
          <w:color w:val="000000" w:themeColor="text1"/>
          <w:lang w:eastAsia="en-US"/>
        </w:rPr>
        <w:lastRenderedPageBreak/>
        <w:t xml:space="preserve">Add examples for the </w:t>
      </w:r>
      <w:r w:rsidR="00017D78">
        <w:rPr>
          <w:color w:val="000000" w:themeColor="text1"/>
          <w:lang w:eastAsia="en-US"/>
        </w:rPr>
        <w:t>JSON</w:t>
      </w:r>
      <w:r>
        <w:rPr>
          <w:color w:val="000000" w:themeColor="text1"/>
          <w:lang w:eastAsia="en-US"/>
        </w:rPr>
        <w:t xml:space="preserve"> formatted files and binary formatted files</w:t>
      </w:r>
    </w:p>
    <w:p w14:paraId="7745A9C6" w14:textId="77777777" w:rsidR="001B2962" w:rsidRPr="001B2962" w:rsidRDefault="001B2962" w:rsidP="00E54B86">
      <w:pPr>
        <w:rPr>
          <w:color w:val="000000" w:themeColor="text1"/>
          <w:lang w:eastAsia="en-US"/>
        </w:rPr>
      </w:pPr>
    </w:p>
    <w:p w14:paraId="3F66FBF5" w14:textId="000D8AF5" w:rsidR="003C155E" w:rsidRDefault="003863E0" w:rsidP="00FF616A">
      <w:pPr>
        <w:pStyle w:val="Heading1"/>
      </w:pPr>
      <w:bookmarkStart w:id="95" w:name="_Toc509312653"/>
      <w:r w:rsidRPr="00720920">
        <w:rPr>
          <w:highlight w:val="red"/>
        </w:rPr>
        <w:t>5</w:t>
      </w:r>
      <w:r w:rsidR="003C155E" w:rsidRPr="00720920">
        <w:rPr>
          <w:highlight w:val="red"/>
        </w:rPr>
        <w:t xml:space="preserve"> Evaluation</w:t>
      </w:r>
      <w:bookmarkEnd w:id="95"/>
    </w:p>
    <w:p w14:paraId="1E5E3F0A" w14:textId="69D3BC17" w:rsidR="002A203B" w:rsidRDefault="00914B76" w:rsidP="006405AF">
      <w:pPr>
        <w:pStyle w:val="Heading2"/>
      </w:pPr>
      <w:bookmarkStart w:id="96" w:name="_Toc509312654"/>
      <w:r>
        <w:t>5.1 Survey</w:t>
      </w:r>
      <w:bookmarkEnd w:id="96"/>
    </w:p>
    <w:p w14:paraId="7AE3A6E1" w14:textId="555A53B4" w:rsidR="00914B76" w:rsidRDefault="00914B76" w:rsidP="006405AF">
      <w:pPr>
        <w:pStyle w:val="Heading2"/>
      </w:pPr>
      <w:bookmarkStart w:id="97" w:name="_Toc509312655"/>
      <w:r>
        <w:t xml:space="preserve">5.2 </w:t>
      </w:r>
      <w:r w:rsidR="006405AF">
        <w:t>Any c</w:t>
      </w:r>
      <w:r>
        <w:t>hanges</w:t>
      </w:r>
      <w:r w:rsidR="006405AF">
        <w:t xml:space="preserve"> based on the survey</w:t>
      </w:r>
      <w:bookmarkEnd w:id="97"/>
    </w:p>
    <w:p w14:paraId="5AF976D5" w14:textId="2C43BFAA" w:rsidR="00914B76" w:rsidRDefault="00914B76" w:rsidP="006405AF">
      <w:pPr>
        <w:pStyle w:val="Heading2"/>
      </w:pPr>
      <w:bookmarkStart w:id="98" w:name="_Toc509312656"/>
      <w:r>
        <w:t>5.3 Critical Evaluation</w:t>
      </w:r>
      <w:bookmarkEnd w:id="98"/>
    </w:p>
    <w:p w14:paraId="3E1CA211" w14:textId="42B1A56F" w:rsidR="00914B76" w:rsidRDefault="00914B76" w:rsidP="006405AF">
      <w:pPr>
        <w:pStyle w:val="Heading2"/>
      </w:pPr>
      <w:bookmarkStart w:id="99" w:name="_Toc509312657"/>
      <w:r>
        <w:t>5.4 Summary</w:t>
      </w:r>
      <w:bookmarkEnd w:id="99"/>
    </w:p>
    <w:p w14:paraId="34246D9D" w14:textId="2B5DCB48" w:rsidR="004538E7" w:rsidRDefault="004538E7" w:rsidP="002A203B">
      <w:pPr>
        <w:rPr>
          <w:lang w:eastAsia="en-US"/>
        </w:rPr>
      </w:pPr>
      <w:r>
        <w:rPr>
          <w:lang w:eastAsia="en-US"/>
        </w:rPr>
        <w:t>Learned how to work with:</w:t>
      </w:r>
    </w:p>
    <w:p w14:paraId="484C6624" w14:textId="2E08CF39" w:rsidR="004538E7" w:rsidRDefault="004538E7" w:rsidP="004538E7">
      <w:pPr>
        <w:pStyle w:val="ListParagraph"/>
        <w:numPr>
          <w:ilvl w:val="0"/>
          <w:numId w:val="16"/>
        </w:numPr>
        <w:rPr>
          <w:lang w:eastAsia="en-US"/>
        </w:rPr>
      </w:pPr>
      <w:r>
        <w:rPr>
          <w:lang w:eastAsia="en-US"/>
        </w:rPr>
        <w:t>Unity 3D</w:t>
      </w:r>
    </w:p>
    <w:p w14:paraId="230297A0" w14:textId="4A14ED41" w:rsidR="004538E7" w:rsidRDefault="005D4F5E" w:rsidP="004538E7">
      <w:pPr>
        <w:pStyle w:val="ListParagraph"/>
        <w:numPr>
          <w:ilvl w:val="0"/>
          <w:numId w:val="16"/>
        </w:numPr>
        <w:rPr>
          <w:lang w:eastAsia="en-US"/>
        </w:rPr>
      </w:pPr>
      <w:r>
        <w:rPr>
          <w:lang w:eastAsia="en-US"/>
        </w:rPr>
        <w:t>Visual Studio</w:t>
      </w:r>
    </w:p>
    <w:p w14:paraId="1FDEBFBD" w14:textId="2849EBBC" w:rsidR="005D4F5E" w:rsidRDefault="005D4F5E" w:rsidP="004538E7">
      <w:pPr>
        <w:pStyle w:val="ListParagraph"/>
        <w:numPr>
          <w:ilvl w:val="0"/>
          <w:numId w:val="16"/>
        </w:numPr>
        <w:rPr>
          <w:lang w:eastAsia="en-US"/>
        </w:rPr>
      </w:pPr>
      <w:r>
        <w:rPr>
          <w:lang w:eastAsia="en-US"/>
        </w:rPr>
        <w:t>GitHub</w:t>
      </w:r>
    </w:p>
    <w:p w14:paraId="36E548E4" w14:textId="47647E23" w:rsidR="005D4F5E" w:rsidRDefault="005D4F5E" w:rsidP="004538E7">
      <w:pPr>
        <w:pStyle w:val="ListParagraph"/>
        <w:numPr>
          <w:ilvl w:val="0"/>
          <w:numId w:val="16"/>
        </w:numPr>
        <w:rPr>
          <w:lang w:eastAsia="en-US"/>
        </w:rPr>
      </w:pPr>
      <w:r>
        <w:rPr>
          <w:lang w:eastAsia="en-US"/>
        </w:rPr>
        <w:t>Trello</w:t>
      </w:r>
    </w:p>
    <w:p w14:paraId="7547E78B" w14:textId="0692C28B" w:rsidR="005D4F5E" w:rsidRPr="002A203B" w:rsidRDefault="005D4F5E" w:rsidP="005D4F5E">
      <w:pPr>
        <w:rPr>
          <w:lang w:eastAsia="en-US"/>
        </w:rPr>
      </w:pPr>
      <w:r>
        <w:rPr>
          <w:lang w:eastAsia="en-US"/>
        </w:rPr>
        <w:t>Learned the basics of C# programming language.</w:t>
      </w:r>
      <w:r w:rsidR="00A46AC5">
        <w:rPr>
          <w:lang w:eastAsia="en-US"/>
        </w:rPr>
        <w:t xml:space="preserve"> Learned about </w:t>
      </w:r>
      <w:r w:rsidR="00AB44FA">
        <w:rPr>
          <w:lang w:eastAsia="en-US"/>
        </w:rPr>
        <w:t>3D games.</w:t>
      </w:r>
    </w:p>
    <w:p w14:paraId="604DD932" w14:textId="5015EA95" w:rsidR="00D67001" w:rsidRPr="00F67A4C" w:rsidRDefault="003863E0" w:rsidP="00FF616A">
      <w:pPr>
        <w:pStyle w:val="Heading1"/>
      </w:pPr>
      <w:bookmarkStart w:id="100" w:name="_Toc509312658"/>
      <w:r w:rsidRPr="00720920">
        <w:rPr>
          <w:highlight w:val="red"/>
        </w:rPr>
        <w:t>6</w:t>
      </w:r>
      <w:r w:rsidR="006C243A" w:rsidRPr="00720920">
        <w:rPr>
          <w:highlight w:val="red"/>
        </w:rPr>
        <w:t xml:space="preserve"> </w:t>
      </w:r>
      <w:r w:rsidR="00D67001" w:rsidRPr="00720920">
        <w:rPr>
          <w:highlight w:val="red"/>
        </w:rPr>
        <w:t>Future work</w:t>
      </w:r>
      <w:bookmarkEnd w:id="100"/>
    </w:p>
    <w:p w14:paraId="25923579" w14:textId="77777777" w:rsidR="00EF798F" w:rsidRPr="00F67A4C" w:rsidRDefault="00EF798F" w:rsidP="000D4D86">
      <w:pPr>
        <w:pStyle w:val="Heading2"/>
      </w:pPr>
      <w:bookmarkStart w:id="101" w:name="_Toc509312659"/>
      <w:r w:rsidRPr="00F67A4C">
        <w:t>Accessibility – Colour-blind mode</w:t>
      </w:r>
      <w:bookmarkEnd w:id="101"/>
    </w:p>
    <w:p w14:paraId="59732DE0" w14:textId="77777777" w:rsidR="006A1D22" w:rsidRPr="00F67A4C" w:rsidRDefault="006A1D22" w:rsidP="0069381C">
      <w:pPr>
        <w:rPr>
          <w:lang w:eastAsia="en-US"/>
        </w:rPr>
      </w:pPr>
    </w:p>
    <w:p w14:paraId="32B3E27C" w14:textId="2C2CCFA0" w:rsidR="006A1D22" w:rsidRPr="00F67A4C" w:rsidRDefault="008F47E1" w:rsidP="0069381C">
      <w:pPr>
        <w:rPr>
          <w:lang w:eastAsia="en-US"/>
        </w:rPr>
      </w:pPr>
      <w:r w:rsidRPr="00F67A4C">
        <w:rPr>
          <w:lang w:eastAsia="en-US"/>
        </w:rPr>
        <w:t>Networking??</w:t>
      </w:r>
    </w:p>
    <w:p w14:paraId="3A048F68" w14:textId="77777777" w:rsidR="006A1D22" w:rsidRPr="00F67A4C" w:rsidRDefault="006A1D22" w:rsidP="0069381C">
      <w:pPr>
        <w:rPr>
          <w:lang w:eastAsia="en-US"/>
        </w:rPr>
      </w:pPr>
    </w:p>
    <w:p w14:paraId="43FEFB40" w14:textId="099A64FC" w:rsidR="003977FB" w:rsidRPr="00F67A4C" w:rsidRDefault="003977FB" w:rsidP="0069381C">
      <w:pPr>
        <w:rPr>
          <w:lang w:eastAsia="en-US"/>
        </w:rPr>
      </w:pPr>
      <w:r w:rsidRPr="003977FB">
        <w:rPr>
          <w:lang w:eastAsia="en-US"/>
        </w:rPr>
        <w:t>https://forum.unity.com/threads/il2cpp-code-generation-options.367074/</w:t>
      </w:r>
    </w:p>
    <w:p w14:paraId="5422F737" w14:textId="7CA0FDE7" w:rsidR="00C96A0F" w:rsidRPr="00F67A4C" w:rsidRDefault="00C96A0F" w:rsidP="0069381C"/>
    <w:p w14:paraId="7F68CF28" w14:textId="139FC0CD" w:rsidR="000C6A92" w:rsidRDefault="000C6A92" w:rsidP="0069381C"/>
    <w:p w14:paraId="090E908C" w14:textId="77777777" w:rsidR="002B36B5" w:rsidRPr="00F67A4C" w:rsidRDefault="002B36B5" w:rsidP="0069381C"/>
    <w:p w14:paraId="54FD7345" w14:textId="12F8E70F" w:rsidR="00C96A0F" w:rsidRPr="00F67A4C" w:rsidRDefault="00C96A0F" w:rsidP="0069381C"/>
    <w:bookmarkStart w:id="102" w:name="_Toc509312660" w:displacedByCustomXml="next"/>
    <w:sdt>
      <w:sdtPr>
        <w:rPr>
          <w:rFonts w:ascii="Times New Roman" w:eastAsiaTheme="minorHAnsi" w:hAnsi="Times New Roman" w:cs="Times New Roman"/>
          <w:sz w:val="24"/>
          <w:szCs w:val="24"/>
          <w:lang w:eastAsia="en-GB"/>
        </w:rPr>
        <w:id w:val="1697113225"/>
        <w:docPartObj>
          <w:docPartGallery w:val="Bibliographies"/>
          <w:docPartUnique/>
        </w:docPartObj>
      </w:sdtPr>
      <w:sdtEndPr>
        <w:rPr>
          <w:rFonts w:ascii="Arial" w:hAnsi="Arial" w:cs="Arial"/>
          <w:b w:val="0"/>
          <w:sz w:val="22"/>
          <w:szCs w:val="22"/>
        </w:rPr>
      </w:sdtEndPr>
      <w:sdtContent>
        <w:p w14:paraId="06A75D4F" w14:textId="5589C429" w:rsidR="00EF798F" w:rsidRPr="006C243A" w:rsidRDefault="003863E0" w:rsidP="00FF616A">
          <w:pPr>
            <w:pStyle w:val="Heading1"/>
          </w:pPr>
          <w:r w:rsidRPr="00720920">
            <w:rPr>
              <w:highlight w:val="red"/>
            </w:rPr>
            <w:t>7</w:t>
          </w:r>
          <w:r w:rsidR="006C243A" w:rsidRPr="00720920">
            <w:rPr>
              <w:highlight w:val="red"/>
            </w:rPr>
            <w:t xml:space="preserve"> </w:t>
          </w:r>
          <w:r w:rsidR="00EF798F" w:rsidRPr="00720920">
            <w:rPr>
              <w:highlight w:val="red"/>
            </w:rPr>
            <w:t>Bibliography</w:t>
          </w:r>
          <w:bookmarkEnd w:id="102"/>
        </w:p>
        <w:sdt>
          <w:sdtPr>
            <w:id w:val="111145805"/>
            <w:bibliography/>
          </w:sdtPr>
          <w:sdtContent>
            <w:p w14:paraId="06AF9296" w14:textId="7A3A7126" w:rsidR="000C127D" w:rsidRDefault="00CE311E" w:rsidP="000B65E4">
              <w:pPr>
                <w:spacing w:line="240" w:lineRule="auto"/>
                <w:rPr>
                  <w:shd w:val="clear" w:color="auto" w:fill="FFFFFF"/>
                </w:rPr>
              </w:pPr>
              <w:r w:rsidRPr="00F67A4C">
                <w:rPr>
                  <w:shd w:val="clear" w:color="auto" w:fill="FFFFFF"/>
                </w:rPr>
                <w:t>[1] U. Technologies, "Unity - Manual: Prefabs", </w:t>
              </w:r>
              <w:r w:rsidRPr="00F67A4C">
                <w:rPr>
                  <w:i/>
                  <w:iCs/>
                  <w:shd w:val="clear" w:color="auto" w:fill="FFFFFF"/>
                </w:rPr>
                <w:t>Docs.unity3d.com</w:t>
              </w:r>
              <w:r w:rsidRPr="00F67A4C">
                <w:rPr>
                  <w:shd w:val="clear" w:color="auto" w:fill="FFFFFF"/>
                </w:rPr>
                <w:t xml:space="preserve">, 2018. [Online]. Available: </w:t>
              </w:r>
              <w:hyperlink r:id="rId20" w:history="1">
                <w:r w:rsidRPr="00F67A4C">
                  <w:rPr>
                    <w:rStyle w:val="Hyperlink"/>
                    <w:rFonts w:eastAsia="Times New Roman"/>
                    <w:szCs w:val="20"/>
                    <w:shd w:val="clear" w:color="auto" w:fill="FFFFFF"/>
                  </w:rPr>
                  <w:t>https://docs.unity3d.com/Manual/Prefabs.html</w:t>
                </w:r>
              </w:hyperlink>
              <w:r w:rsidRPr="00F67A4C">
                <w:rPr>
                  <w:shd w:val="clear" w:color="auto" w:fill="FFFFFF"/>
                </w:rPr>
                <w:t>. [Accessed: 15- Feb- 2018].</w:t>
              </w:r>
            </w:p>
            <w:p w14:paraId="2F13AC5A" w14:textId="4F1A6EB6" w:rsidR="004224A1" w:rsidRDefault="008C1A57" w:rsidP="000B65E4">
              <w:pPr>
                <w:spacing w:line="240" w:lineRule="auto"/>
                <w:rPr>
                  <w:shd w:val="clear" w:color="auto" w:fill="FFFFFF"/>
                </w:rPr>
              </w:pPr>
              <w:r>
                <w:rPr>
                  <w:shd w:val="clear" w:color="auto" w:fill="FFFFFF"/>
                </w:rPr>
                <w:t xml:space="preserve">At the end </w:t>
              </w:r>
              <w:r w:rsidR="004224A1">
                <w:rPr>
                  <w:shd w:val="clear" w:color="auto" w:fill="FFFFFF"/>
                </w:rPr>
                <w:t xml:space="preserve">I will add </w:t>
              </w:r>
              <w:r w:rsidR="006D46EB">
                <w:rPr>
                  <w:shd w:val="clear" w:color="auto" w:fill="FFFFFF"/>
                </w:rPr>
                <w:t>a short</w:t>
              </w:r>
              <w:r w:rsidR="004224A1">
                <w:rPr>
                  <w:shd w:val="clear" w:color="auto" w:fill="FFFFFF"/>
                </w:rPr>
                <w:t xml:space="preserve"> des</w:t>
              </w:r>
              <w:r w:rsidR="00B9307F">
                <w:rPr>
                  <w:shd w:val="clear" w:color="auto" w:fill="FFFFFF"/>
                </w:rPr>
                <w:t>cription below each reference.</w:t>
              </w:r>
            </w:p>
            <w:p w14:paraId="41514507" w14:textId="77777777" w:rsidR="000B65E4" w:rsidRPr="00F67A4C" w:rsidRDefault="000B65E4" w:rsidP="000B65E4">
              <w:pPr>
                <w:spacing w:line="240" w:lineRule="auto"/>
                <w:rPr>
                  <w:shd w:val="clear" w:color="auto" w:fill="FFFFFF"/>
                </w:rPr>
              </w:pPr>
            </w:p>
            <w:p w14:paraId="533DB315" w14:textId="74CD0215" w:rsidR="001245A4" w:rsidRDefault="001245A4" w:rsidP="000B65E4">
              <w:pPr>
                <w:spacing w:line="240" w:lineRule="auto"/>
              </w:pPr>
              <w:r w:rsidRPr="00F67A4C">
                <w:t xml:space="preserve">[2] "SceneKit - Apple Developer", Developer.apple.com, 2018. [Online]. Available: </w:t>
              </w:r>
              <w:hyperlink r:id="rId21" w:history="1">
                <w:r w:rsidR="00596A1E" w:rsidRPr="00F67A4C">
                  <w:rPr>
                    <w:rStyle w:val="Hyperlink"/>
                  </w:rPr>
                  <w:t>https://developer.apple.com/scenekit/</w:t>
                </w:r>
              </w:hyperlink>
              <w:r w:rsidR="00596A1E" w:rsidRPr="00F67A4C">
                <w:t xml:space="preserve"> </w:t>
              </w:r>
              <w:r w:rsidRPr="00F67A4C">
                <w:t>[Accessed: 15- Feb- 2018].</w:t>
              </w:r>
            </w:p>
            <w:p w14:paraId="77D5C3E1" w14:textId="77777777" w:rsidR="000B65E4" w:rsidRPr="00F67A4C" w:rsidRDefault="000B65E4" w:rsidP="000B65E4">
              <w:pPr>
                <w:spacing w:line="240" w:lineRule="auto"/>
              </w:pPr>
            </w:p>
            <w:p w14:paraId="7E5E2673" w14:textId="4F2EC323" w:rsidR="007159DF" w:rsidRPr="00F67A4C" w:rsidRDefault="00B07803" w:rsidP="000B65E4">
              <w:pPr>
                <w:spacing w:line="240" w:lineRule="auto"/>
              </w:pPr>
              <w:r w:rsidRPr="00F67A4C">
                <w:t>[</w:t>
              </w:r>
              <w:r w:rsidR="007159DF" w:rsidRPr="00F67A4C">
                <w:t xml:space="preserve">3] "About Simulator", Developer.apple.com, 2018. [Online]. Available: </w:t>
              </w:r>
              <w:hyperlink r:id="rId22" w:history="1">
                <w:r w:rsidR="007159DF" w:rsidRPr="00F67A4C">
                  <w:rPr>
                    <w:rStyle w:val="Hyperlink"/>
                  </w:rPr>
                  <w:t>https://developer.apple.com/library/content/documentation/IDEs/Conceptual/iOS_Simulator_Guide/Introduction/Introduction.html</w:t>
                </w:r>
              </w:hyperlink>
              <w:r w:rsidR="007159DF" w:rsidRPr="00F67A4C">
                <w:t>. [Accessed: 15- Feb- 2018].</w:t>
              </w:r>
            </w:p>
            <w:p w14:paraId="7CFD7D2C" w14:textId="2A111C09" w:rsidR="006455CF" w:rsidRDefault="006455CF" w:rsidP="000B65E4">
              <w:pPr>
                <w:spacing w:line="240" w:lineRule="auto"/>
              </w:pPr>
              <w:r w:rsidRPr="00F67A4C">
                <w:lastRenderedPageBreak/>
                <w:t xml:space="preserve">[4] "Xcode - Apple Developer", Developer.apple.com, 2018. [Online]. Available: </w:t>
              </w:r>
              <w:hyperlink r:id="rId23" w:history="1">
                <w:r w:rsidRPr="00F67A4C">
                  <w:rPr>
                    <w:rStyle w:val="Hyperlink"/>
                  </w:rPr>
                  <w:t>https://developer.apple.com/xcode/</w:t>
                </w:r>
              </w:hyperlink>
              <w:r w:rsidRPr="00F67A4C">
                <w:t>. [Accessed: 15- Feb- 2018].</w:t>
              </w:r>
            </w:p>
            <w:p w14:paraId="6D6D579D" w14:textId="77777777" w:rsidR="000B65E4" w:rsidRPr="00F67A4C" w:rsidRDefault="000B65E4" w:rsidP="000B65E4">
              <w:pPr>
                <w:spacing w:line="240" w:lineRule="auto"/>
              </w:pPr>
            </w:p>
            <w:p w14:paraId="0DF708D3" w14:textId="16C713C7" w:rsidR="006455CF" w:rsidRDefault="006455CF" w:rsidP="000B65E4">
              <w:pPr>
                <w:spacing w:line="240" w:lineRule="auto"/>
              </w:pPr>
              <w:r w:rsidRPr="00F67A4C">
                <w:t xml:space="preserve">[5] "Unity - Products", Unity, 2018. [Online]. Available: </w:t>
              </w:r>
              <w:hyperlink r:id="rId24" w:history="1">
                <w:r w:rsidRPr="00F67A4C">
                  <w:rPr>
                    <w:rStyle w:val="Hyperlink"/>
                  </w:rPr>
                  <w:t>https://unity3d.com/unity</w:t>
                </w:r>
              </w:hyperlink>
              <w:r w:rsidRPr="00F67A4C">
                <w:t>. [Accessed: 15- Feb- 2018].</w:t>
              </w:r>
            </w:p>
            <w:p w14:paraId="6E4E88F0" w14:textId="77777777" w:rsidR="000B65E4" w:rsidRPr="00F67A4C" w:rsidRDefault="000B65E4" w:rsidP="000B65E4">
              <w:pPr>
                <w:spacing w:line="240" w:lineRule="auto"/>
              </w:pPr>
            </w:p>
            <w:p w14:paraId="4C85DD42" w14:textId="77A3B51E" w:rsidR="003537A6" w:rsidRPr="00F67A4C" w:rsidRDefault="003537A6" w:rsidP="000B65E4">
              <w:pPr>
                <w:spacing w:line="240" w:lineRule="auto"/>
              </w:pPr>
              <w:r w:rsidRPr="00F67A4C">
                <w:t xml:space="preserve">[6] "Displays", Developer.apple.com, 2018. [Online]. Available: </w:t>
              </w:r>
              <w:hyperlink r:id="rId25" w:anchor="//apple_ref/doc/uid/TP40013599-CH108-SW1" w:history="1">
                <w:r w:rsidRPr="00F67A4C">
                  <w:rPr>
                    <w:rStyle w:val="Hyperlink"/>
                  </w:rPr>
                  <w:t>https://developer.apple.com/library/content/documentation/DeviceInformation/Reference/iOSDeviceCompatibility/Displays/Displays.html - //apple_ref/doc/uid/TP40013599-CH108-SW1</w:t>
                </w:r>
              </w:hyperlink>
              <w:r w:rsidRPr="00F67A4C">
                <w:t>. [Accessed: 15- Feb- 2018].</w:t>
              </w:r>
            </w:p>
            <w:p w14:paraId="426B43F4" w14:textId="4D04CEFF" w:rsidR="00EF798F" w:rsidRPr="00F67A4C" w:rsidRDefault="00121BC0" w:rsidP="0069381C"/>
          </w:sdtContent>
        </w:sdt>
      </w:sdtContent>
    </w:sdt>
    <w:p w14:paraId="125D42B9" w14:textId="59DE3869" w:rsidR="00DE4E9C" w:rsidRPr="00F10A87" w:rsidRDefault="00DE4E9C" w:rsidP="0069381C">
      <w:pPr>
        <w:rPr>
          <w:b/>
          <w:lang w:eastAsia="en-US"/>
        </w:rPr>
      </w:pPr>
    </w:p>
    <w:p w14:paraId="0DA43380" w14:textId="77777777" w:rsidR="00BC01F4" w:rsidRPr="00F10A87" w:rsidRDefault="007A6174" w:rsidP="008B4F81">
      <w:pPr>
        <w:jc w:val="right"/>
        <w:rPr>
          <w:b/>
        </w:rPr>
      </w:pPr>
      <w:r w:rsidRPr="00F10A87">
        <w:rPr>
          <w:b/>
        </w:rPr>
        <w:t>IEEE Citation Style</w:t>
      </w:r>
    </w:p>
    <w:sectPr w:rsidR="00BC01F4" w:rsidRPr="00F10A87" w:rsidSect="0069381C">
      <w:headerReference w:type="even" r:id="rId26"/>
      <w:headerReference w:type="default" r:id="rId27"/>
      <w:footerReference w:type="even" r:id="rId28"/>
      <w:footerReference w:type="default" r:id="rId29"/>
      <w:headerReference w:type="first" r:id="rId30"/>
      <w:footerReference w:type="first" r:id="rId31"/>
      <w:pgSz w:w="11900" w:h="16840" w:code="9"/>
      <w:pgMar w:top="1440" w:right="1440" w:bottom="1440" w:left="1440" w:header="720" w:footer="85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3A15A" w14:textId="77777777" w:rsidR="000B2FD4" w:rsidRDefault="000B2FD4" w:rsidP="00B02D77">
      <w:r>
        <w:separator/>
      </w:r>
    </w:p>
  </w:endnote>
  <w:endnote w:type="continuationSeparator" w:id="0">
    <w:p w14:paraId="59B71FAB" w14:textId="77777777" w:rsidR="000B2FD4" w:rsidRDefault="000B2FD4" w:rsidP="00B02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0826225"/>
      <w:docPartObj>
        <w:docPartGallery w:val="Page Numbers (Bottom of Page)"/>
        <w:docPartUnique/>
      </w:docPartObj>
    </w:sdtPr>
    <w:sdtContent>
      <w:p w14:paraId="7E4A0939" w14:textId="7FA225D5" w:rsidR="00121BC0" w:rsidRDefault="00121BC0" w:rsidP="00F67A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604F11" w14:textId="79925815" w:rsidR="00121BC0" w:rsidRDefault="00121BC0" w:rsidP="00B02D77">
    <w:pPr>
      <w:pStyle w:val="Footer"/>
      <w:rPr>
        <w:rStyle w:val="PageNumber"/>
      </w:rPr>
    </w:pPr>
  </w:p>
  <w:p w14:paraId="2AC5FFD7" w14:textId="77777777" w:rsidR="00121BC0" w:rsidRDefault="00121BC0" w:rsidP="00B02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04E8" w14:textId="77777777" w:rsidR="00121BC0" w:rsidRPr="00961783" w:rsidRDefault="00121BC0">
    <w:pPr>
      <w:pStyle w:val="Footer"/>
      <w:jc w:val="center"/>
      <w:rPr>
        <w:rFonts w:ascii="Arial" w:hAnsi="Arial" w:cs="Arial"/>
        <w:color w:val="000000" w:themeColor="text1"/>
        <w:sz w:val="20"/>
      </w:rPr>
    </w:pPr>
    <w:r w:rsidRPr="00961783">
      <w:rPr>
        <w:rFonts w:ascii="Arial" w:hAnsi="Arial" w:cs="Arial"/>
        <w:color w:val="000000" w:themeColor="text1"/>
        <w:sz w:val="20"/>
      </w:rPr>
      <w:t xml:space="preserve">Page </w:t>
    </w:r>
    <w:r w:rsidRPr="00961783">
      <w:rPr>
        <w:rFonts w:ascii="Arial" w:hAnsi="Arial" w:cs="Arial"/>
        <w:color w:val="000000" w:themeColor="text1"/>
        <w:sz w:val="20"/>
      </w:rPr>
      <w:fldChar w:fldCharType="begin"/>
    </w:r>
    <w:r w:rsidRPr="00961783">
      <w:rPr>
        <w:rFonts w:ascii="Arial" w:hAnsi="Arial" w:cs="Arial"/>
        <w:color w:val="000000" w:themeColor="text1"/>
        <w:sz w:val="20"/>
      </w:rPr>
      <w:instrText xml:space="preserve"> PAGE  \* Arabic  \* MERGEFORMAT </w:instrText>
    </w:r>
    <w:r w:rsidRPr="00961783">
      <w:rPr>
        <w:rFonts w:ascii="Arial" w:hAnsi="Arial" w:cs="Arial"/>
        <w:color w:val="000000" w:themeColor="text1"/>
        <w:sz w:val="20"/>
      </w:rPr>
      <w:fldChar w:fldCharType="separate"/>
    </w:r>
    <w:r w:rsidRPr="00961783">
      <w:rPr>
        <w:rFonts w:ascii="Arial" w:hAnsi="Arial" w:cs="Arial"/>
        <w:noProof/>
        <w:color w:val="000000" w:themeColor="text1"/>
        <w:sz w:val="20"/>
      </w:rPr>
      <w:t>2</w:t>
    </w:r>
    <w:r w:rsidRPr="00961783">
      <w:rPr>
        <w:rFonts w:ascii="Arial" w:hAnsi="Arial" w:cs="Arial"/>
        <w:color w:val="000000" w:themeColor="text1"/>
        <w:sz w:val="20"/>
      </w:rPr>
      <w:fldChar w:fldCharType="end"/>
    </w:r>
    <w:r w:rsidRPr="00961783">
      <w:rPr>
        <w:rFonts w:ascii="Arial" w:hAnsi="Arial" w:cs="Arial"/>
        <w:color w:val="000000" w:themeColor="text1"/>
        <w:sz w:val="20"/>
      </w:rPr>
      <w:t xml:space="preserve"> of </w:t>
    </w:r>
    <w:r w:rsidRPr="00961783">
      <w:rPr>
        <w:rFonts w:ascii="Arial" w:hAnsi="Arial" w:cs="Arial"/>
        <w:color w:val="000000" w:themeColor="text1"/>
        <w:sz w:val="20"/>
      </w:rPr>
      <w:fldChar w:fldCharType="begin"/>
    </w:r>
    <w:r w:rsidRPr="00961783">
      <w:rPr>
        <w:rFonts w:ascii="Arial" w:hAnsi="Arial" w:cs="Arial"/>
        <w:color w:val="000000" w:themeColor="text1"/>
        <w:sz w:val="20"/>
      </w:rPr>
      <w:instrText xml:space="preserve"> NUMPAGES  \* Arabic  \* MERGEFORMAT </w:instrText>
    </w:r>
    <w:r w:rsidRPr="00961783">
      <w:rPr>
        <w:rFonts w:ascii="Arial" w:hAnsi="Arial" w:cs="Arial"/>
        <w:color w:val="000000" w:themeColor="text1"/>
        <w:sz w:val="20"/>
      </w:rPr>
      <w:fldChar w:fldCharType="separate"/>
    </w:r>
    <w:r w:rsidRPr="00961783">
      <w:rPr>
        <w:rFonts w:ascii="Arial" w:hAnsi="Arial" w:cs="Arial"/>
        <w:noProof/>
        <w:color w:val="000000" w:themeColor="text1"/>
        <w:sz w:val="20"/>
      </w:rPr>
      <w:t>2</w:t>
    </w:r>
    <w:r w:rsidRPr="00961783">
      <w:rPr>
        <w:rFonts w:ascii="Arial" w:hAnsi="Arial" w:cs="Arial"/>
        <w:color w:val="000000" w:themeColor="text1"/>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AF230" w14:textId="77777777" w:rsidR="00121BC0" w:rsidRDefault="00121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90115" w14:textId="77777777" w:rsidR="000B2FD4" w:rsidRDefault="000B2FD4" w:rsidP="00B02D77">
      <w:r>
        <w:separator/>
      </w:r>
    </w:p>
  </w:footnote>
  <w:footnote w:type="continuationSeparator" w:id="0">
    <w:p w14:paraId="14422791" w14:textId="77777777" w:rsidR="000B2FD4" w:rsidRDefault="000B2FD4" w:rsidP="00B02D77">
      <w:r>
        <w:continuationSeparator/>
      </w:r>
    </w:p>
  </w:footnote>
  <w:footnote w:id="1">
    <w:p w14:paraId="6891CC13" w14:textId="3B92FA13" w:rsidR="00121BC0" w:rsidRPr="00696F2C" w:rsidRDefault="00121BC0" w:rsidP="00F4194F">
      <w:pPr>
        <w:rPr>
          <w:sz w:val="20"/>
          <w:szCs w:val="20"/>
        </w:rPr>
      </w:pPr>
      <w:r w:rsidRPr="00696F2C">
        <w:rPr>
          <w:rStyle w:val="FootnoteReference"/>
          <w:sz w:val="20"/>
          <w:szCs w:val="20"/>
        </w:rPr>
        <w:footnoteRef/>
      </w:r>
      <w:r w:rsidRPr="00696F2C">
        <w:rPr>
          <w:sz w:val="20"/>
          <w:szCs w:val="20"/>
        </w:rPr>
        <w:t xml:space="preserve"> “Unity has a </w:t>
      </w:r>
      <w:r w:rsidRPr="00696F2C">
        <w:rPr>
          <w:b/>
          <w:bCs/>
          <w:sz w:val="20"/>
          <w:szCs w:val="20"/>
        </w:rPr>
        <w:t>Prefab</w:t>
      </w:r>
      <w:r w:rsidRPr="00696F2C">
        <w:rPr>
          <w:sz w:val="20"/>
          <w:szCs w:val="20"/>
        </w:rPr>
        <w:t xml:space="preserve"> asset type that allows you to store a GameObject </w:t>
      </w:r>
      <w:r>
        <w:rPr>
          <w:sz w:val="20"/>
          <w:szCs w:val="20"/>
        </w:rPr>
        <w:t xml:space="preserve"> </w:t>
      </w:r>
      <w:r w:rsidRPr="00696F2C">
        <w:rPr>
          <w:sz w:val="20"/>
          <w:szCs w:val="20"/>
        </w:rPr>
        <w:t>complete with components and properties. The prefab acts as a template from which you can create new object instances in the scene.” [1]</w:t>
      </w:r>
    </w:p>
  </w:footnote>
  <w:footnote w:id="2">
    <w:p w14:paraId="13111F53" w14:textId="54324101" w:rsidR="00121BC0" w:rsidRPr="0034029A" w:rsidRDefault="00121BC0">
      <w:pPr>
        <w:pStyle w:val="FootnoteText"/>
        <w:rPr>
          <w:lang w:val="en-US"/>
        </w:rPr>
      </w:pPr>
      <w:r>
        <w:rPr>
          <w:rStyle w:val="FootnoteReference"/>
        </w:rPr>
        <w:footnoteRef/>
      </w:r>
      <w:r>
        <w:t xml:space="preserve"> </w:t>
      </w:r>
      <w:r>
        <w:rPr>
          <w:lang w:val="en-US"/>
        </w:rPr>
        <w:t>Tunneling effect – When object is moving very fast and goes through another object between two frames, the collision remains undetected (i.e. a bullet goes through a wall).</w:t>
      </w:r>
    </w:p>
  </w:footnote>
  <w:footnote w:id="3">
    <w:p w14:paraId="641B5B1A" w14:textId="0C847FA5" w:rsidR="00121BC0" w:rsidRPr="00696F2C" w:rsidRDefault="00121BC0" w:rsidP="00696F2C">
      <w:pPr>
        <w:rPr>
          <w:sz w:val="20"/>
          <w:szCs w:val="20"/>
          <w:lang w:val="en-US"/>
        </w:rPr>
      </w:pPr>
      <w:r w:rsidRPr="00696F2C">
        <w:rPr>
          <w:rStyle w:val="FootnoteReference"/>
          <w:sz w:val="20"/>
          <w:szCs w:val="20"/>
        </w:rPr>
        <w:footnoteRef/>
      </w:r>
      <w:r w:rsidRPr="00696F2C">
        <w:rPr>
          <w:sz w:val="20"/>
          <w:szCs w:val="20"/>
        </w:rPr>
        <w:t xml:space="preserve"> </w:t>
      </w:r>
      <w:r w:rsidRPr="00696F2C">
        <w:rPr>
          <w:sz w:val="20"/>
          <w:szCs w:val="20"/>
          <w:lang w:val="en-US"/>
        </w:rPr>
        <w:t>Android Application Package Kit is the package format used by the Android OS for storing and distributing applications. https://www.androidpit.com/android-for-beginners-what-is-an-apk-file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0EE1" w14:textId="77777777" w:rsidR="00121BC0" w:rsidRDefault="00121BC0" w:rsidP="00B02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9F7FF" w14:textId="5B1BD74F" w:rsidR="00121BC0" w:rsidRPr="00961783" w:rsidRDefault="00121BC0" w:rsidP="00B02D77">
    <w:pPr>
      <w:rPr>
        <w:sz w:val="20"/>
        <w:szCs w:val="20"/>
      </w:rPr>
    </w:pPr>
    <w:r>
      <w:rPr>
        <w:sz w:val="20"/>
        <w:szCs w:val="20"/>
      </w:rPr>
      <w:t>Fish on the Run</w:t>
    </w:r>
    <w:r w:rsidRPr="00961783">
      <w:rPr>
        <w:sz w:val="20"/>
        <w:szCs w:val="20"/>
      </w:rPr>
      <w:ptab w:relativeTo="margin" w:alignment="center" w:leader="none"/>
    </w:r>
    <w:r w:rsidRPr="00961783">
      <w:rPr>
        <w:sz w:val="20"/>
        <w:szCs w:val="20"/>
      </w:rPr>
      <w:ptab w:relativeTo="margin" w:alignment="right" w:leader="none"/>
    </w:r>
    <w:r w:rsidRPr="00961783">
      <w:rPr>
        <w:sz w:val="20"/>
        <w:szCs w:val="20"/>
      </w:rPr>
      <w:t>Dimitar Velikov (dpv)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26322" w14:textId="77777777" w:rsidR="00121BC0" w:rsidRDefault="00121BC0" w:rsidP="00B02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461"/>
    <w:multiLevelType w:val="hybridMultilevel"/>
    <w:tmpl w:val="DF94C4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3076F4"/>
    <w:multiLevelType w:val="hybridMultilevel"/>
    <w:tmpl w:val="94B8EAA6"/>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B06759B"/>
    <w:multiLevelType w:val="hybridMultilevel"/>
    <w:tmpl w:val="2F565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595BCA"/>
    <w:multiLevelType w:val="hybridMultilevel"/>
    <w:tmpl w:val="608A1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872BA"/>
    <w:multiLevelType w:val="hybridMultilevel"/>
    <w:tmpl w:val="4A4EE99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263CCE"/>
    <w:multiLevelType w:val="hybridMultilevel"/>
    <w:tmpl w:val="474A2EE4"/>
    <w:lvl w:ilvl="0" w:tplc="7952BB42">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4E1F56"/>
    <w:multiLevelType w:val="hybridMultilevel"/>
    <w:tmpl w:val="6BFE6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4C097B"/>
    <w:multiLevelType w:val="hybridMultilevel"/>
    <w:tmpl w:val="ED1AB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A571CF"/>
    <w:multiLevelType w:val="hybridMultilevel"/>
    <w:tmpl w:val="DDBC2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335A3B"/>
    <w:multiLevelType w:val="hybridMultilevel"/>
    <w:tmpl w:val="9A90140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0" w15:restartNumberingAfterBreak="0">
    <w:nsid w:val="2EB64066"/>
    <w:multiLevelType w:val="hybridMultilevel"/>
    <w:tmpl w:val="7702E43A"/>
    <w:lvl w:ilvl="0" w:tplc="08090011">
      <w:start w:val="1"/>
      <w:numFmt w:val="decimal"/>
      <w:lvlText w:val="%1)"/>
      <w:lvlJc w:val="left"/>
      <w:pPr>
        <w:ind w:left="1080" w:hanging="360"/>
      </w:pPr>
    </w:lvl>
    <w:lvl w:ilvl="1" w:tplc="08090019">
      <w:start w:val="1"/>
      <w:numFmt w:val="lowerLetter"/>
      <w:lvlText w:val="%2."/>
      <w:lvlJc w:val="left"/>
      <w:pPr>
        <w:ind w:left="720" w:hanging="360"/>
      </w:pPr>
    </w:lvl>
    <w:lvl w:ilvl="2" w:tplc="0809001B">
      <w:start w:val="1"/>
      <w:numFmt w:val="lowerRoman"/>
      <w:lvlText w:val="%3."/>
      <w:lvlJc w:val="right"/>
      <w:pPr>
        <w:ind w:left="1440" w:hanging="180"/>
      </w:pPr>
    </w:lvl>
    <w:lvl w:ilvl="3" w:tplc="0809000F">
      <w:start w:val="1"/>
      <w:numFmt w:val="decimal"/>
      <w:lvlText w:val="%4."/>
      <w:lvlJc w:val="left"/>
      <w:pPr>
        <w:ind w:left="2160" w:hanging="360"/>
      </w:pPr>
    </w:lvl>
    <w:lvl w:ilvl="4" w:tplc="08090011">
      <w:start w:val="1"/>
      <w:numFmt w:val="decimal"/>
      <w:lvlText w:val="%5)"/>
      <w:lvlJc w:val="left"/>
      <w:pPr>
        <w:ind w:left="2880" w:hanging="360"/>
      </w:pPr>
    </w:lvl>
    <w:lvl w:ilvl="5" w:tplc="0809001B">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1" w15:restartNumberingAfterBreak="0">
    <w:nsid w:val="30917712"/>
    <w:multiLevelType w:val="hybridMultilevel"/>
    <w:tmpl w:val="91725E84"/>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720" w:hanging="360"/>
      </w:pPr>
      <w:rPr>
        <w:rFonts w:hint="default"/>
      </w:rPr>
    </w:lvl>
    <w:lvl w:ilvl="2" w:tplc="08090003">
      <w:start w:val="1"/>
      <w:numFmt w:val="bullet"/>
      <w:lvlText w:val="o"/>
      <w:lvlJc w:val="left"/>
      <w:pPr>
        <w:ind w:left="720" w:hanging="360"/>
      </w:pPr>
      <w:rPr>
        <w:rFonts w:ascii="Courier New" w:hAnsi="Courier New" w:cs="Courier New" w:hint="default"/>
      </w:rPr>
    </w:lvl>
    <w:lvl w:ilvl="3" w:tplc="08090011">
      <w:start w:val="1"/>
      <w:numFmt w:val="decimal"/>
      <w:lvlText w:val="%4)"/>
      <w:lvlJc w:val="left"/>
      <w:pPr>
        <w:ind w:left="720" w:hanging="360"/>
      </w:pPr>
      <w:rPr>
        <w:rFonts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A96653"/>
    <w:multiLevelType w:val="hybridMultilevel"/>
    <w:tmpl w:val="7DF48004"/>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9C508D"/>
    <w:multiLevelType w:val="hybridMultilevel"/>
    <w:tmpl w:val="FDE4B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67582F"/>
    <w:multiLevelType w:val="hybridMultilevel"/>
    <w:tmpl w:val="81168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D0E7F"/>
    <w:multiLevelType w:val="hybridMultilevel"/>
    <w:tmpl w:val="BAF82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D55E5F"/>
    <w:multiLevelType w:val="hybridMultilevel"/>
    <w:tmpl w:val="7F0A419E"/>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159D5"/>
    <w:multiLevelType w:val="hybridMultilevel"/>
    <w:tmpl w:val="0F5448F0"/>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8" w15:restartNumberingAfterBreak="0">
    <w:nsid w:val="497E1AE4"/>
    <w:multiLevelType w:val="hybridMultilevel"/>
    <w:tmpl w:val="803E2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0401C1"/>
    <w:multiLevelType w:val="hybridMultilevel"/>
    <w:tmpl w:val="E9B21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444705"/>
    <w:multiLevelType w:val="hybridMultilevel"/>
    <w:tmpl w:val="9F1EC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774E82"/>
    <w:multiLevelType w:val="hybridMultilevel"/>
    <w:tmpl w:val="1974B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866D75"/>
    <w:multiLevelType w:val="hybridMultilevel"/>
    <w:tmpl w:val="F64A2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612850"/>
    <w:multiLevelType w:val="hybridMultilevel"/>
    <w:tmpl w:val="C2026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665BEE"/>
    <w:multiLevelType w:val="hybridMultilevel"/>
    <w:tmpl w:val="E72C3B9A"/>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0857BE"/>
    <w:multiLevelType w:val="hybridMultilevel"/>
    <w:tmpl w:val="78967A4A"/>
    <w:lvl w:ilvl="0" w:tplc="6AB078B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5028F9"/>
    <w:multiLevelType w:val="hybridMultilevel"/>
    <w:tmpl w:val="B3043DD2"/>
    <w:lvl w:ilvl="0" w:tplc="4816E29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27AD0"/>
    <w:multiLevelType w:val="hybridMultilevel"/>
    <w:tmpl w:val="AA5E6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F859A2"/>
    <w:multiLevelType w:val="hybridMultilevel"/>
    <w:tmpl w:val="13D2DDB0"/>
    <w:lvl w:ilvl="0" w:tplc="4B3457B4">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CA30E8"/>
    <w:multiLevelType w:val="hybridMultilevel"/>
    <w:tmpl w:val="ED14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A462B5"/>
    <w:multiLevelType w:val="hybridMultilevel"/>
    <w:tmpl w:val="F2900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1" w15:restartNumberingAfterBreak="0">
    <w:nsid w:val="71B02FA8"/>
    <w:multiLevelType w:val="hybridMultilevel"/>
    <w:tmpl w:val="58B0B58E"/>
    <w:lvl w:ilvl="0" w:tplc="71928B9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1F3FDB"/>
    <w:multiLevelType w:val="hybridMultilevel"/>
    <w:tmpl w:val="01F80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39503A"/>
    <w:multiLevelType w:val="hybridMultilevel"/>
    <w:tmpl w:val="2E2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8675BD0"/>
    <w:multiLevelType w:val="hybridMultilevel"/>
    <w:tmpl w:val="EC78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4B14ED"/>
    <w:multiLevelType w:val="hybridMultilevel"/>
    <w:tmpl w:val="DE2A6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53094F"/>
    <w:multiLevelType w:val="hybridMultilevel"/>
    <w:tmpl w:val="A6BCE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
  </w:num>
  <w:num w:numId="4">
    <w:abstractNumId w:val="23"/>
  </w:num>
  <w:num w:numId="5">
    <w:abstractNumId w:val="15"/>
  </w:num>
  <w:num w:numId="6">
    <w:abstractNumId w:val="7"/>
  </w:num>
  <w:num w:numId="7">
    <w:abstractNumId w:val="9"/>
  </w:num>
  <w:num w:numId="8">
    <w:abstractNumId w:val="18"/>
  </w:num>
  <w:num w:numId="9">
    <w:abstractNumId w:val="6"/>
  </w:num>
  <w:num w:numId="10">
    <w:abstractNumId w:val="19"/>
  </w:num>
  <w:num w:numId="11">
    <w:abstractNumId w:val="34"/>
  </w:num>
  <w:num w:numId="12">
    <w:abstractNumId w:val="14"/>
  </w:num>
  <w:num w:numId="13">
    <w:abstractNumId w:val="22"/>
  </w:num>
  <w:num w:numId="14">
    <w:abstractNumId w:val="27"/>
  </w:num>
  <w:num w:numId="15">
    <w:abstractNumId w:val="8"/>
  </w:num>
  <w:num w:numId="16">
    <w:abstractNumId w:val="31"/>
  </w:num>
  <w:num w:numId="17">
    <w:abstractNumId w:val="29"/>
  </w:num>
  <w:num w:numId="18">
    <w:abstractNumId w:val="4"/>
  </w:num>
  <w:num w:numId="19">
    <w:abstractNumId w:val="11"/>
  </w:num>
  <w:num w:numId="20">
    <w:abstractNumId w:val="1"/>
  </w:num>
  <w:num w:numId="21">
    <w:abstractNumId w:val="30"/>
  </w:num>
  <w:num w:numId="22">
    <w:abstractNumId w:val="0"/>
  </w:num>
  <w:num w:numId="23">
    <w:abstractNumId w:val="10"/>
  </w:num>
  <w:num w:numId="24">
    <w:abstractNumId w:val="33"/>
  </w:num>
  <w:num w:numId="25">
    <w:abstractNumId w:val="28"/>
  </w:num>
  <w:num w:numId="26">
    <w:abstractNumId w:val="32"/>
  </w:num>
  <w:num w:numId="27">
    <w:abstractNumId w:val="20"/>
  </w:num>
  <w:num w:numId="28">
    <w:abstractNumId w:val="26"/>
  </w:num>
  <w:num w:numId="29">
    <w:abstractNumId w:val="21"/>
  </w:num>
  <w:num w:numId="30">
    <w:abstractNumId w:val="12"/>
  </w:num>
  <w:num w:numId="31">
    <w:abstractNumId w:val="24"/>
  </w:num>
  <w:num w:numId="32">
    <w:abstractNumId w:val="16"/>
  </w:num>
  <w:num w:numId="33">
    <w:abstractNumId w:val="36"/>
  </w:num>
  <w:num w:numId="34">
    <w:abstractNumId w:val="35"/>
  </w:num>
  <w:num w:numId="35">
    <w:abstractNumId w:val="25"/>
  </w:num>
  <w:num w:numId="36">
    <w:abstractNumId w:val="17"/>
  </w:num>
  <w:num w:numId="37">
    <w:abstractNumId w:val="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1F4"/>
    <w:rsid w:val="00002283"/>
    <w:rsid w:val="00002CA7"/>
    <w:rsid w:val="000058E1"/>
    <w:rsid w:val="00006B84"/>
    <w:rsid w:val="00016427"/>
    <w:rsid w:val="00017D78"/>
    <w:rsid w:val="00023A82"/>
    <w:rsid w:val="00030110"/>
    <w:rsid w:val="000373C2"/>
    <w:rsid w:val="00043349"/>
    <w:rsid w:val="000434AB"/>
    <w:rsid w:val="00050EA4"/>
    <w:rsid w:val="000517BA"/>
    <w:rsid w:val="00054DEF"/>
    <w:rsid w:val="00055F2D"/>
    <w:rsid w:val="00060E22"/>
    <w:rsid w:val="00066E42"/>
    <w:rsid w:val="00073867"/>
    <w:rsid w:val="00075A28"/>
    <w:rsid w:val="0008510A"/>
    <w:rsid w:val="000923C2"/>
    <w:rsid w:val="000937FB"/>
    <w:rsid w:val="00096EBB"/>
    <w:rsid w:val="000A209B"/>
    <w:rsid w:val="000A760F"/>
    <w:rsid w:val="000B2FD4"/>
    <w:rsid w:val="000B65E4"/>
    <w:rsid w:val="000B666D"/>
    <w:rsid w:val="000C08E5"/>
    <w:rsid w:val="000C127D"/>
    <w:rsid w:val="000C20E1"/>
    <w:rsid w:val="000C69BE"/>
    <w:rsid w:val="000C6A92"/>
    <w:rsid w:val="000D1EE3"/>
    <w:rsid w:val="000D3702"/>
    <w:rsid w:val="000D4D86"/>
    <w:rsid w:val="000D7BAF"/>
    <w:rsid w:val="000E33B2"/>
    <w:rsid w:val="000E3827"/>
    <w:rsid w:val="000E60FE"/>
    <w:rsid w:val="000E7478"/>
    <w:rsid w:val="000F08D8"/>
    <w:rsid w:val="000F744B"/>
    <w:rsid w:val="000F7C60"/>
    <w:rsid w:val="00102AD0"/>
    <w:rsid w:val="001117C3"/>
    <w:rsid w:val="0011260D"/>
    <w:rsid w:val="001151DA"/>
    <w:rsid w:val="00115416"/>
    <w:rsid w:val="00115B19"/>
    <w:rsid w:val="001160BB"/>
    <w:rsid w:val="00117942"/>
    <w:rsid w:val="00121BC0"/>
    <w:rsid w:val="00122D71"/>
    <w:rsid w:val="001230B9"/>
    <w:rsid w:val="001245A4"/>
    <w:rsid w:val="00124E03"/>
    <w:rsid w:val="00130143"/>
    <w:rsid w:val="0013114F"/>
    <w:rsid w:val="00136E3B"/>
    <w:rsid w:val="00137CEA"/>
    <w:rsid w:val="0014082E"/>
    <w:rsid w:val="001411E3"/>
    <w:rsid w:val="001414AA"/>
    <w:rsid w:val="00144659"/>
    <w:rsid w:val="0014692E"/>
    <w:rsid w:val="00154A46"/>
    <w:rsid w:val="00154F94"/>
    <w:rsid w:val="00163B9B"/>
    <w:rsid w:val="00164043"/>
    <w:rsid w:val="0017323A"/>
    <w:rsid w:val="00173CAF"/>
    <w:rsid w:val="00186A4F"/>
    <w:rsid w:val="001879B5"/>
    <w:rsid w:val="00187EA8"/>
    <w:rsid w:val="00190A78"/>
    <w:rsid w:val="00190E95"/>
    <w:rsid w:val="00197190"/>
    <w:rsid w:val="00197F70"/>
    <w:rsid w:val="001B2887"/>
    <w:rsid w:val="001B2962"/>
    <w:rsid w:val="001B7614"/>
    <w:rsid w:val="001C5133"/>
    <w:rsid w:val="001D00EF"/>
    <w:rsid w:val="001E07A2"/>
    <w:rsid w:val="001E086E"/>
    <w:rsid w:val="001E32BE"/>
    <w:rsid w:val="001E33CF"/>
    <w:rsid w:val="001E501A"/>
    <w:rsid w:val="001E6969"/>
    <w:rsid w:val="001F3019"/>
    <w:rsid w:val="001F5CA6"/>
    <w:rsid w:val="002031CB"/>
    <w:rsid w:val="00204DBC"/>
    <w:rsid w:val="002055F6"/>
    <w:rsid w:val="00213050"/>
    <w:rsid w:val="002228CB"/>
    <w:rsid w:val="00233B33"/>
    <w:rsid w:val="00233DD6"/>
    <w:rsid w:val="002344E0"/>
    <w:rsid w:val="00235172"/>
    <w:rsid w:val="00236217"/>
    <w:rsid w:val="002433B4"/>
    <w:rsid w:val="00244B68"/>
    <w:rsid w:val="00246883"/>
    <w:rsid w:val="0024756F"/>
    <w:rsid w:val="00256DBA"/>
    <w:rsid w:val="002570B3"/>
    <w:rsid w:val="00274F4D"/>
    <w:rsid w:val="0027575C"/>
    <w:rsid w:val="00280634"/>
    <w:rsid w:val="002822B9"/>
    <w:rsid w:val="00282686"/>
    <w:rsid w:val="00283301"/>
    <w:rsid w:val="00291D3B"/>
    <w:rsid w:val="00292D57"/>
    <w:rsid w:val="00294B5B"/>
    <w:rsid w:val="0029569E"/>
    <w:rsid w:val="00296A5B"/>
    <w:rsid w:val="002A10F8"/>
    <w:rsid w:val="002A203B"/>
    <w:rsid w:val="002A2AE5"/>
    <w:rsid w:val="002A3CDC"/>
    <w:rsid w:val="002B36B5"/>
    <w:rsid w:val="002D5A18"/>
    <w:rsid w:val="002E0B72"/>
    <w:rsid w:val="002E43AB"/>
    <w:rsid w:val="002E7ECD"/>
    <w:rsid w:val="003023EB"/>
    <w:rsid w:val="003044F0"/>
    <w:rsid w:val="003056DB"/>
    <w:rsid w:val="0031143F"/>
    <w:rsid w:val="003127BB"/>
    <w:rsid w:val="003178DA"/>
    <w:rsid w:val="00321346"/>
    <w:rsid w:val="00324F7A"/>
    <w:rsid w:val="00325661"/>
    <w:rsid w:val="003333CB"/>
    <w:rsid w:val="00333D6F"/>
    <w:rsid w:val="003361B8"/>
    <w:rsid w:val="003371C2"/>
    <w:rsid w:val="00340079"/>
    <w:rsid w:val="0034029A"/>
    <w:rsid w:val="0034069E"/>
    <w:rsid w:val="00347D71"/>
    <w:rsid w:val="003537A6"/>
    <w:rsid w:val="00355A8A"/>
    <w:rsid w:val="00355FCA"/>
    <w:rsid w:val="003568BD"/>
    <w:rsid w:val="00367987"/>
    <w:rsid w:val="00367B7B"/>
    <w:rsid w:val="003724A6"/>
    <w:rsid w:val="00375C82"/>
    <w:rsid w:val="003855C9"/>
    <w:rsid w:val="003863E0"/>
    <w:rsid w:val="0039002A"/>
    <w:rsid w:val="003977FB"/>
    <w:rsid w:val="003A159F"/>
    <w:rsid w:val="003A774F"/>
    <w:rsid w:val="003B1B9D"/>
    <w:rsid w:val="003B1E28"/>
    <w:rsid w:val="003B2C86"/>
    <w:rsid w:val="003B30A4"/>
    <w:rsid w:val="003B446C"/>
    <w:rsid w:val="003C155E"/>
    <w:rsid w:val="003C1C81"/>
    <w:rsid w:val="003C3B68"/>
    <w:rsid w:val="003C6E25"/>
    <w:rsid w:val="003C7FC3"/>
    <w:rsid w:val="003D2E71"/>
    <w:rsid w:val="003D570E"/>
    <w:rsid w:val="003D57DA"/>
    <w:rsid w:val="003F16C1"/>
    <w:rsid w:val="00402B6C"/>
    <w:rsid w:val="00411184"/>
    <w:rsid w:val="00413EA7"/>
    <w:rsid w:val="00414AB6"/>
    <w:rsid w:val="00414D6A"/>
    <w:rsid w:val="0041741F"/>
    <w:rsid w:val="00421C49"/>
    <w:rsid w:val="004224A1"/>
    <w:rsid w:val="00422616"/>
    <w:rsid w:val="004313AA"/>
    <w:rsid w:val="00431871"/>
    <w:rsid w:val="00433654"/>
    <w:rsid w:val="0043454E"/>
    <w:rsid w:val="00441A0F"/>
    <w:rsid w:val="0044208A"/>
    <w:rsid w:val="00450E1A"/>
    <w:rsid w:val="004538E7"/>
    <w:rsid w:val="0045750C"/>
    <w:rsid w:val="00461E2C"/>
    <w:rsid w:val="00462003"/>
    <w:rsid w:val="004636A4"/>
    <w:rsid w:val="004637FB"/>
    <w:rsid w:val="00464C2A"/>
    <w:rsid w:val="00474263"/>
    <w:rsid w:val="00474D7A"/>
    <w:rsid w:val="00477D63"/>
    <w:rsid w:val="004808CB"/>
    <w:rsid w:val="004840F0"/>
    <w:rsid w:val="004841E3"/>
    <w:rsid w:val="00484A35"/>
    <w:rsid w:val="004852A6"/>
    <w:rsid w:val="00490979"/>
    <w:rsid w:val="00490ED7"/>
    <w:rsid w:val="004916FC"/>
    <w:rsid w:val="004970ED"/>
    <w:rsid w:val="004975F9"/>
    <w:rsid w:val="004A3ACB"/>
    <w:rsid w:val="004A3F10"/>
    <w:rsid w:val="004A534E"/>
    <w:rsid w:val="004A5DB4"/>
    <w:rsid w:val="004B2507"/>
    <w:rsid w:val="004C4945"/>
    <w:rsid w:val="004D55B5"/>
    <w:rsid w:val="004D62AB"/>
    <w:rsid w:val="004E1BD4"/>
    <w:rsid w:val="004E690D"/>
    <w:rsid w:val="004F03C1"/>
    <w:rsid w:val="004F370F"/>
    <w:rsid w:val="004F5314"/>
    <w:rsid w:val="004F7467"/>
    <w:rsid w:val="00503045"/>
    <w:rsid w:val="00510D88"/>
    <w:rsid w:val="00513D1C"/>
    <w:rsid w:val="0051430A"/>
    <w:rsid w:val="00514C21"/>
    <w:rsid w:val="00516D3D"/>
    <w:rsid w:val="00517E14"/>
    <w:rsid w:val="00525A73"/>
    <w:rsid w:val="00526303"/>
    <w:rsid w:val="00532DE0"/>
    <w:rsid w:val="00533639"/>
    <w:rsid w:val="00534520"/>
    <w:rsid w:val="00534BD6"/>
    <w:rsid w:val="00535652"/>
    <w:rsid w:val="00541CF7"/>
    <w:rsid w:val="00543576"/>
    <w:rsid w:val="00546170"/>
    <w:rsid w:val="00550713"/>
    <w:rsid w:val="00562BFC"/>
    <w:rsid w:val="00564D8B"/>
    <w:rsid w:val="00571B5E"/>
    <w:rsid w:val="00574181"/>
    <w:rsid w:val="005770FD"/>
    <w:rsid w:val="00577C5B"/>
    <w:rsid w:val="005844A1"/>
    <w:rsid w:val="00584D41"/>
    <w:rsid w:val="00586E9C"/>
    <w:rsid w:val="00593824"/>
    <w:rsid w:val="00596A1E"/>
    <w:rsid w:val="005A21C6"/>
    <w:rsid w:val="005A5ED1"/>
    <w:rsid w:val="005B4475"/>
    <w:rsid w:val="005B760F"/>
    <w:rsid w:val="005C3CB6"/>
    <w:rsid w:val="005C70B7"/>
    <w:rsid w:val="005D01AB"/>
    <w:rsid w:val="005D06E5"/>
    <w:rsid w:val="005D4F5E"/>
    <w:rsid w:val="005D5526"/>
    <w:rsid w:val="005E03B4"/>
    <w:rsid w:val="005E33FE"/>
    <w:rsid w:val="005F6A8A"/>
    <w:rsid w:val="00604E24"/>
    <w:rsid w:val="00611A2B"/>
    <w:rsid w:val="0061560B"/>
    <w:rsid w:val="0061691A"/>
    <w:rsid w:val="006179FB"/>
    <w:rsid w:val="00617BB9"/>
    <w:rsid w:val="0062320C"/>
    <w:rsid w:val="00625D33"/>
    <w:rsid w:val="00637CCB"/>
    <w:rsid w:val="006405AF"/>
    <w:rsid w:val="00640C31"/>
    <w:rsid w:val="006455CF"/>
    <w:rsid w:val="00646045"/>
    <w:rsid w:val="006611BB"/>
    <w:rsid w:val="006622A1"/>
    <w:rsid w:val="006628C4"/>
    <w:rsid w:val="00671977"/>
    <w:rsid w:val="00671E9B"/>
    <w:rsid w:val="00674B9E"/>
    <w:rsid w:val="00675C2E"/>
    <w:rsid w:val="006801BB"/>
    <w:rsid w:val="0068261E"/>
    <w:rsid w:val="006835FD"/>
    <w:rsid w:val="006856FE"/>
    <w:rsid w:val="006907A6"/>
    <w:rsid w:val="0069381C"/>
    <w:rsid w:val="00696F2C"/>
    <w:rsid w:val="006A1D22"/>
    <w:rsid w:val="006A1DBA"/>
    <w:rsid w:val="006A31EC"/>
    <w:rsid w:val="006A4685"/>
    <w:rsid w:val="006A5CDD"/>
    <w:rsid w:val="006A6D63"/>
    <w:rsid w:val="006B1A31"/>
    <w:rsid w:val="006B5015"/>
    <w:rsid w:val="006C243A"/>
    <w:rsid w:val="006C2A3C"/>
    <w:rsid w:val="006C2B0C"/>
    <w:rsid w:val="006C4F2E"/>
    <w:rsid w:val="006D228E"/>
    <w:rsid w:val="006D46EB"/>
    <w:rsid w:val="006E353E"/>
    <w:rsid w:val="0070084F"/>
    <w:rsid w:val="007034C5"/>
    <w:rsid w:val="007050A5"/>
    <w:rsid w:val="00714D03"/>
    <w:rsid w:val="007159DF"/>
    <w:rsid w:val="00720920"/>
    <w:rsid w:val="007271C5"/>
    <w:rsid w:val="00727E96"/>
    <w:rsid w:val="00727FF1"/>
    <w:rsid w:val="00737E08"/>
    <w:rsid w:val="007408CA"/>
    <w:rsid w:val="007415DE"/>
    <w:rsid w:val="00750D33"/>
    <w:rsid w:val="007550C2"/>
    <w:rsid w:val="00760D0E"/>
    <w:rsid w:val="00761D9F"/>
    <w:rsid w:val="00765965"/>
    <w:rsid w:val="00766ACF"/>
    <w:rsid w:val="00766DFA"/>
    <w:rsid w:val="00767C4B"/>
    <w:rsid w:val="007732A8"/>
    <w:rsid w:val="00775F05"/>
    <w:rsid w:val="00782E07"/>
    <w:rsid w:val="00782F65"/>
    <w:rsid w:val="00785BEA"/>
    <w:rsid w:val="00787375"/>
    <w:rsid w:val="007A1323"/>
    <w:rsid w:val="007A1741"/>
    <w:rsid w:val="007A4203"/>
    <w:rsid w:val="007A5364"/>
    <w:rsid w:val="007A6174"/>
    <w:rsid w:val="007A7930"/>
    <w:rsid w:val="007C1B67"/>
    <w:rsid w:val="007C43BF"/>
    <w:rsid w:val="007C5319"/>
    <w:rsid w:val="007D3561"/>
    <w:rsid w:val="007D3B5A"/>
    <w:rsid w:val="007E44C1"/>
    <w:rsid w:val="007F03A0"/>
    <w:rsid w:val="007F2DFE"/>
    <w:rsid w:val="007F7E55"/>
    <w:rsid w:val="008026FB"/>
    <w:rsid w:val="00803236"/>
    <w:rsid w:val="008057CA"/>
    <w:rsid w:val="00806378"/>
    <w:rsid w:val="00807331"/>
    <w:rsid w:val="00817913"/>
    <w:rsid w:val="0083121E"/>
    <w:rsid w:val="00836711"/>
    <w:rsid w:val="00837DCA"/>
    <w:rsid w:val="00844E7B"/>
    <w:rsid w:val="0084619F"/>
    <w:rsid w:val="00847287"/>
    <w:rsid w:val="00852B66"/>
    <w:rsid w:val="008543F0"/>
    <w:rsid w:val="00855CA6"/>
    <w:rsid w:val="008637A3"/>
    <w:rsid w:val="0086443D"/>
    <w:rsid w:val="00865529"/>
    <w:rsid w:val="00865754"/>
    <w:rsid w:val="00874641"/>
    <w:rsid w:val="0088305A"/>
    <w:rsid w:val="00885F25"/>
    <w:rsid w:val="008901FE"/>
    <w:rsid w:val="008916EB"/>
    <w:rsid w:val="00897676"/>
    <w:rsid w:val="00897C7B"/>
    <w:rsid w:val="008A138E"/>
    <w:rsid w:val="008A1D30"/>
    <w:rsid w:val="008A7110"/>
    <w:rsid w:val="008B29F4"/>
    <w:rsid w:val="008B4F81"/>
    <w:rsid w:val="008B63A2"/>
    <w:rsid w:val="008C1A57"/>
    <w:rsid w:val="008C3F86"/>
    <w:rsid w:val="008C54C2"/>
    <w:rsid w:val="008D06A0"/>
    <w:rsid w:val="008D079C"/>
    <w:rsid w:val="008D55A4"/>
    <w:rsid w:val="008F2928"/>
    <w:rsid w:val="008F2DD8"/>
    <w:rsid w:val="008F47E1"/>
    <w:rsid w:val="00902222"/>
    <w:rsid w:val="00902E5E"/>
    <w:rsid w:val="00911506"/>
    <w:rsid w:val="00914B76"/>
    <w:rsid w:val="009159E2"/>
    <w:rsid w:val="00921159"/>
    <w:rsid w:val="009245B5"/>
    <w:rsid w:val="009323FE"/>
    <w:rsid w:val="0093248C"/>
    <w:rsid w:val="00940760"/>
    <w:rsid w:val="0094134B"/>
    <w:rsid w:val="009442B9"/>
    <w:rsid w:val="00947153"/>
    <w:rsid w:val="00947EEB"/>
    <w:rsid w:val="00961783"/>
    <w:rsid w:val="009618A5"/>
    <w:rsid w:val="00961956"/>
    <w:rsid w:val="009651AD"/>
    <w:rsid w:val="00966AA9"/>
    <w:rsid w:val="0097068E"/>
    <w:rsid w:val="00975B6F"/>
    <w:rsid w:val="00976A76"/>
    <w:rsid w:val="00980608"/>
    <w:rsid w:val="00982581"/>
    <w:rsid w:val="009856E3"/>
    <w:rsid w:val="00992EBB"/>
    <w:rsid w:val="00993028"/>
    <w:rsid w:val="00993BB1"/>
    <w:rsid w:val="0099422B"/>
    <w:rsid w:val="00995F99"/>
    <w:rsid w:val="009A046D"/>
    <w:rsid w:val="009A2950"/>
    <w:rsid w:val="009A683E"/>
    <w:rsid w:val="009B33D1"/>
    <w:rsid w:val="009B34BD"/>
    <w:rsid w:val="009C0CA9"/>
    <w:rsid w:val="009C105B"/>
    <w:rsid w:val="009C39AB"/>
    <w:rsid w:val="009C6DF7"/>
    <w:rsid w:val="009D1C0F"/>
    <w:rsid w:val="009D2190"/>
    <w:rsid w:val="009D31AC"/>
    <w:rsid w:val="009E3C7C"/>
    <w:rsid w:val="009F1523"/>
    <w:rsid w:val="009F1734"/>
    <w:rsid w:val="009F395D"/>
    <w:rsid w:val="009F509F"/>
    <w:rsid w:val="009F68F6"/>
    <w:rsid w:val="00A053C2"/>
    <w:rsid w:val="00A11877"/>
    <w:rsid w:val="00A1481A"/>
    <w:rsid w:val="00A205A4"/>
    <w:rsid w:val="00A21A3A"/>
    <w:rsid w:val="00A231A1"/>
    <w:rsid w:val="00A27829"/>
    <w:rsid w:val="00A331E0"/>
    <w:rsid w:val="00A35537"/>
    <w:rsid w:val="00A35BE0"/>
    <w:rsid w:val="00A46AC5"/>
    <w:rsid w:val="00A51DC0"/>
    <w:rsid w:val="00A51EAA"/>
    <w:rsid w:val="00A52BCA"/>
    <w:rsid w:val="00A5351F"/>
    <w:rsid w:val="00A600AC"/>
    <w:rsid w:val="00A62BE6"/>
    <w:rsid w:val="00A71EA6"/>
    <w:rsid w:val="00A735D0"/>
    <w:rsid w:val="00A760BC"/>
    <w:rsid w:val="00A8394F"/>
    <w:rsid w:val="00A851AE"/>
    <w:rsid w:val="00A91125"/>
    <w:rsid w:val="00A935E2"/>
    <w:rsid w:val="00A9696A"/>
    <w:rsid w:val="00A96CBF"/>
    <w:rsid w:val="00A96FA5"/>
    <w:rsid w:val="00AA3418"/>
    <w:rsid w:val="00AA4207"/>
    <w:rsid w:val="00AA57FE"/>
    <w:rsid w:val="00AA6E9B"/>
    <w:rsid w:val="00AB2FA1"/>
    <w:rsid w:val="00AB356F"/>
    <w:rsid w:val="00AB44FA"/>
    <w:rsid w:val="00AC0343"/>
    <w:rsid w:val="00AC43A9"/>
    <w:rsid w:val="00AC570C"/>
    <w:rsid w:val="00AC5A79"/>
    <w:rsid w:val="00AD0ED0"/>
    <w:rsid w:val="00AD5BE4"/>
    <w:rsid w:val="00AE1417"/>
    <w:rsid w:val="00AE4075"/>
    <w:rsid w:val="00AE426C"/>
    <w:rsid w:val="00AF114E"/>
    <w:rsid w:val="00AF2D84"/>
    <w:rsid w:val="00AF3192"/>
    <w:rsid w:val="00AF3D15"/>
    <w:rsid w:val="00AF7778"/>
    <w:rsid w:val="00B01CB3"/>
    <w:rsid w:val="00B02D77"/>
    <w:rsid w:val="00B063C6"/>
    <w:rsid w:val="00B07803"/>
    <w:rsid w:val="00B10285"/>
    <w:rsid w:val="00B10F84"/>
    <w:rsid w:val="00B111B7"/>
    <w:rsid w:val="00B13A56"/>
    <w:rsid w:val="00B2076F"/>
    <w:rsid w:val="00B279E4"/>
    <w:rsid w:val="00B36253"/>
    <w:rsid w:val="00B403E8"/>
    <w:rsid w:val="00B42BC9"/>
    <w:rsid w:val="00B44E4D"/>
    <w:rsid w:val="00B45C6D"/>
    <w:rsid w:val="00B55F6F"/>
    <w:rsid w:val="00B62A56"/>
    <w:rsid w:val="00B67811"/>
    <w:rsid w:val="00B776E9"/>
    <w:rsid w:val="00B81307"/>
    <w:rsid w:val="00B8193E"/>
    <w:rsid w:val="00B9307F"/>
    <w:rsid w:val="00B97BDE"/>
    <w:rsid w:val="00BA6386"/>
    <w:rsid w:val="00BA6FF9"/>
    <w:rsid w:val="00BA790C"/>
    <w:rsid w:val="00BB0E57"/>
    <w:rsid w:val="00BB0F3A"/>
    <w:rsid w:val="00BB1D1A"/>
    <w:rsid w:val="00BB33AF"/>
    <w:rsid w:val="00BB74C3"/>
    <w:rsid w:val="00BB74E5"/>
    <w:rsid w:val="00BC01F4"/>
    <w:rsid w:val="00BC2386"/>
    <w:rsid w:val="00BC4DC8"/>
    <w:rsid w:val="00BC5501"/>
    <w:rsid w:val="00BC7F62"/>
    <w:rsid w:val="00BD21F1"/>
    <w:rsid w:val="00BD22EE"/>
    <w:rsid w:val="00BD40C4"/>
    <w:rsid w:val="00BD4766"/>
    <w:rsid w:val="00BD600D"/>
    <w:rsid w:val="00BE1797"/>
    <w:rsid w:val="00BE3CB7"/>
    <w:rsid w:val="00BE4C3F"/>
    <w:rsid w:val="00BE7987"/>
    <w:rsid w:val="00BF3567"/>
    <w:rsid w:val="00BF4AE5"/>
    <w:rsid w:val="00BF6F7D"/>
    <w:rsid w:val="00C0012C"/>
    <w:rsid w:val="00C03FE6"/>
    <w:rsid w:val="00C07EFF"/>
    <w:rsid w:val="00C108B8"/>
    <w:rsid w:val="00C11E50"/>
    <w:rsid w:val="00C120E1"/>
    <w:rsid w:val="00C146B9"/>
    <w:rsid w:val="00C151B0"/>
    <w:rsid w:val="00C219FB"/>
    <w:rsid w:val="00C23530"/>
    <w:rsid w:val="00C33A13"/>
    <w:rsid w:val="00C402B2"/>
    <w:rsid w:val="00C40701"/>
    <w:rsid w:val="00C41BB5"/>
    <w:rsid w:val="00C456CC"/>
    <w:rsid w:val="00C50BE6"/>
    <w:rsid w:val="00C53990"/>
    <w:rsid w:val="00C612B4"/>
    <w:rsid w:val="00C61ABF"/>
    <w:rsid w:val="00C63BFD"/>
    <w:rsid w:val="00C63CE8"/>
    <w:rsid w:val="00C6486D"/>
    <w:rsid w:val="00C64EA2"/>
    <w:rsid w:val="00C76B1F"/>
    <w:rsid w:val="00C82C45"/>
    <w:rsid w:val="00C86079"/>
    <w:rsid w:val="00C9154C"/>
    <w:rsid w:val="00C96A0F"/>
    <w:rsid w:val="00C97DBD"/>
    <w:rsid w:val="00CA196C"/>
    <w:rsid w:val="00CA2949"/>
    <w:rsid w:val="00CA2A62"/>
    <w:rsid w:val="00CA2C2B"/>
    <w:rsid w:val="00CA32D0"/>
    <w:rsid w:val="00CA4896"/>
    <w:rsid w:val="00CB32F8"/>
    <w:rsid w:val="00CB5B06"/>
    <w:rsid w:val="00CC6F52"/>
    <w:rsid w:val="00CC7842"/>
    <w:rsid w:val="00CD00F1"/>
    <w:rsid w:val="00CD01AD"/>
    <w:rsid w:val="00CD071F"/>
    <w:rsid w:val="00CD46D2"/>
    <w:rsid w:val="00CD5633"/>
    <w:rsid w:val="00CE12A8"/>
    <w:rsid w:val="00CE311E"/>
    <w:rsid w:val="00CE347F"/>
    <w:rsid w:val="00CF0D76"/>
    <w:rsid w:val="00CF0F5A"/>
    <w:rsid w:val="00D0029F"/>
    <w:rsid w:val="00D04C25"/>
    <w:rsid w:val="00D06B90"/>
    <w:rsid w:val="00D07D26"/>
    <w:rsid w:val="00D10C93"/>
    <w:rsid w:val="00D110F9"/>
    <w:rsid w:val="00D2290B"/>
    <w:rsid w:val="00D23E9F"/>
    <w:rsid w:val="00D24BEA"/>
    <w:rsid w:val="00D2518A"/>
    <w:rsid w:val="00D271C8"/>
    <w:rsid w:val="00D30314"/>
    <w:rsid w:val="00D3086F"/>
    <w:rsid w:val="00D32511"/>
    <w:rsid w:val="00D336F3"/>
    <w:rsid w:val="00D355A0"/>
    <w:rsid w:val="00D559C4"/>
    <w:rsid w:val="00D55C1C"/>
    <w:rsid w:val="00D57C28"/>
    <w:rsid w:val="00D633C5"/>
    <w:rsid w:val="00D639BE"/>
    <w:rsid w:val="00D67001"/>
    <w:rsid w:val="00D80206"/>
    <w:rsid w:val="00D87621"/>
    <w:rsid w:val="00D87A95"/>
    <w:rsid w:val="00D87EC1"/>
    <w:rsid w:val="00D90921"/>
    <w:rsid w:val="00D92431"/>
    <w:rsid w:val="00D93502"/>
    <w:rsid w:val="00DA001A"/>
    <w:rsid w:val="00DA0452"/>
    <w:rsid w:val="00DA1A09"/>
    <w:rsid w:val="00DA4672"/>
    <w:rsid w:val="00DA4757"/>
    <w:rsid w:val="00DA548D"/>
    <w:rsid w:val="00DA59A9"/>
    <w:rsid w:val="00DB26DC"/>
    <w:rsid w:val="00DB50F6"/>
    <w:rsid w:val="00DC2E2C"/>
    <w:rsid w:val="00DC32B6"/>
    <w:rsid w:val="00DC4C94"/>
    <w:rsid w:val="00DC5957"/>
    <w:rsid w:val="00DD13AE"/>
    <w:rsid w:val="00DD7FE8"/>
    <w:rsid w:val="00DE11B3"/>
    <w:rsid w:val="00DE4E9C"/>
    <w:rsid w:val="00DE548B"/>
    <w:rsid w:val="00DF2D23"/>
    <w:rsid w:val="00DF3090"/>
    <w:rsid w:val="00DF4FA7"/>
    <w:rsid w:val="00DF5028"/>
    <w:rsid w:val="00E06274"/>
    <w:rsid w:val="00E0701F"/>
    <w:rsid w:val="00E210E3"/>
    <w:rsid w:val="00E2327F"/>
    <w:rsid w:val="00E24E47"/>
    <w:rsid w:val="00E257F4"/>
    <w:rsid w:val="00E27C83"/>
    <w:rsid w:val="00E30848"/>
    <w:rsid w:val="00E33722"/>
    <w:rsid w:val="00E37D2B"/>
    <w:rsid w:val="00E54B86"/>
    <w:rsid w:val="00E54FA3"/>
    <w:rsid w:val="00E61CFB"/>
    <w:rsid w:val="00E64155"/>
    <w:rsid w:val="00E64F13"/>
    <w:rsid w:val="00E6580C"/>
    <w:rsid w:val="00E679E0"/>
    <w:rsid w:val="00E72DE9"/>
    <w:rsid w:val="00E735B8"/>
    <w:rsid w:val="00E74B62"/>
    <w:rsid w:val="00E75583"/>
    <w:rsid w:val="00E7590F"/>
    <w:rsid w:val="00E7633A"/>
    <w:rsid w:val="00E80715"/>
    <w:rsid w:val="00E85209"/>
    <w:rsid w:val="00E865B0"/>
    <w:rsid w:val="00E87056"/>
    <w:rsid w:val="00E87B38"/>
    <w:rsid w:val="00E90B2E"/>
    <w:rsid w:val="00E91EDC"/>
    <w:rsid w:val="00E957F0"/>
    <w:rsid w:val="00E962C2"/>
    <w:rsid w:val="00EA2E2F"/>
    <w:rsid w:val="00EA4CBA"/>
    <w:rsid w:val="00EA4FB2"/>
    <w:rsid w:val="00EA70DE"/>
    <w:rsid w:val="00EB0BC3"/>
    <w:rsid w:val="00EB3A11"/>
    <w:rsid w:val="00EB5DAD"/>
    <w:rsid w:val="00EB7D57"/>
    <w:rsid w:val="00EC07C0"/>
    <w:rsid w:val="00EC4A99"/>
    <w:rsid w:val="00EC5C96"/>
    <w:rsid w:val="00EC60B0"/>
    <w:rsid w:val="00ED2209"/>
    <w:rsid w:val="00ED2EA4"/>
    <w:rsid w:val="00ED300B"/>
    <w:rsid w:val="00ED37DA"/>
    <w:rsid w:val="00ED7C81"/>
    <w:rsid w:val="00EE373A"/>
    <w:rsid w:val="00EE54FE"/>
    <w:rsid w:val="00EF2A0C"/>
    <w:rsid w:val="00EF391A"/>
    <w:rsid w:val="00EF6957"/>
    <w:rsid w:val="00EF7853"/>
    <w:rsid w:val="00EF798F"/>
    <w:rsid w:val="00F00BED"/>
    <w:rsid w:val="00F03694"/>
    <w:rsid w:val="00F06DDB"/>
    <w:rsid w:val="00F10A87"/>
    <w:rsid w:val="00F10E44"/>
    <w:rsid w:val="00F21155"/>
    <w:rsid w:val="00F21A4F"/>
    <w:rsid w:val="00F23873"/>
    <w:rsid w:val="00F24DFE"/>
    <w:rsid w:val="00F25F2F"/>
    <w:rsid w:val="00F2741A"/>
    <w:rsid w:val="00F27629"/>
    <w:rsid w:val="00F27F84"/>
    <w:rsid w:val="00F30704"/>
    <w:rsid w:val="00F31A6E"/>
    <w:rsid w:val="00F32268"/>
    <w:rsid w:val="00F32FC1"/>
    <w:rsid w:val="00F356D6"/>
    <w:rsid w:val="00F366DC"/>
    <w:rsid w:val="00F37DA4"/>
    <w:rsid w:val="00F4194F"/>
    <w:rsid w:val="00F43430"/>
    <w:rsid w:val="00F45C63"/>
    <w:rsid w:val="00F51263"/>
    <w:rsid w:val="00F526A6"/>
    <w:rsid w:val="00F566A5"/>
    <w:rsid w:val="00F57333"/>
    <w:rsid w:val="00F57786"/>
    <w:rsid w:val="00F6052F"/>
    <w:rsid w:val="00F67A4C"/>
    <w:rsid w:val="00F72686"/>
    <w:rsid w:val="00F74023"/>
    <w:rsid w:val="00F75DB2"/>
    <w:rsid w:val="00F75E99"/>
    <w:rsid w:val="00F7685A"/>
    <w:rsid w:val="00F76B1E"/>
    <w:rsid w:val="00F8169B"/>
    <w:rsid w:val="00F81D25"/>
    <w:rsid w:val="00F83B86"/>
    <w:rsid w:val="00F83DA2"/>
    <w:rsid w:val="00F845DF"/>
    <w:rsid w:val="00F8465E"/>
    <w:rsid w:val="00F85473"/>
    <w:rsid w:val="00F87EC6"/>
    <w:rsid w:val="00F92460"/>
    <w:rsid w:val="00F9511B"/>
    <w:rsid w:val="00F965A9"/>
    <w:rsid w:val="00F9781E"/>
    <w:rsid w:val="00FA5CCB"/>
    <w:rsid w:val="00FB1301"/>
    <w:rsid w:val="00FB27A4"/>
    <w:rsid w:val="00FB2A4F"/>
    <w:rsid w:val="00FB344B"/>
    <w:rsid w:val="00FB4300"/>
    <w:rsid w:val="00FB4421"/>
    <w:rsid w:val="00FC0901"/>
    <w:rsid w:val="00FC52A4"/>
    <w:rsid w:val="00FD2D49"/>
    <w:rsid w:val="00FD42A1"/>
    <w:rsid w:val="00FD5AAE"/>
    <w:rsid w:val="00FD5EA3"/>
    <w:rsid w:val="00FD71E7"/>
    <w:rsid w:val="00FE30CB"/>
    <w:rsid w:val="00FE3830"/>
    <w:rsid w:val="00FF1589"/>
    <w:rsid w:val="00FF6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A9D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2928"/>
    <w:pPr>
      <w:autoSpaceDE w:val="0"/>
      <w:autoSpaceDN w:val="0"/>
      <w:adjustRightInd w:val="0"/>
      <w:spacing w:line="360" w:lineRule="auto"/>
      <w:jc w:val="both"/>
    </w:pPr>
    <w:rPr>
      <w:rFonts w:ascii="Arial" w:hAnsi="Arial" w:cs="Arial"/>
      <w:sz w:val="22"/>
      <w:szCs w:val="22"/>
      <w:lang w:eastAsia="en-GB"/>
    </w:rPr>
  </w:style>
  <w:style w:type="paragraph" w:styleId="Heading1">
    <w:name w:val="heading 1"/>
    <w:basedOn w:val="Normal"/>
    <w:next w:val="Normal"/>
    <w:link w:val="Heading1Char"/>
    <w:autoRedefine/>
    <w:uiPriority w:val="9"/>
    <w:qFormat/>
    <w:rsid w:val="00FF616A"/>
    <w:pPr>
      <w:keepNext/>
      <w:keepLines/>
      <w:jc w:val="left"/>
      <w:outlineLvl w:val="0"/>
    </w:pPr>
    <w:rPr>
      <w:rFonts w:eastAsiaTheme="majorEastAsia"/>
      <w:b/>
      <w:sz w:val="32"/>
      <w:szCs w:val="32"/>
      <w:lang w:eastAsia="en-US"/>
    </w:rPr>
  </w:style>
  <w:style w:type="paragraph" w:styleId="Heading2">
    <w:name w:val="heading 2"/>
    <w:basedOn w:val="Normal"/>
    <w:next w:val="Normal"/>
    <w:link w:val="Heading2Char"/>
    <w:autoRedefine/>
    <w:uiPriority w:val="9"/>
    <w:unhideWhenUsed/>
    <w:qFormat/>
    <w:rsid w:val="000D4D86"/>
    <w:pPr>
      <w:keepNext/>
      <w:keepLines/>
      <w:spacing w:before="240"/>
      <w:jc w:val="left"/>
      <w:outlineLvl w:val="1"/>
    </w:pPr>
    <w:rPr>
      <w:rFonts w:eastAsiaTheme="majorEastAsia" w:cstheme="majorBidi"/>
      <w:b/>
      <w:color w:val="000000" w:themeColor="text1"/>
      <w:sz w:val="26"/>
      <w:szCs w:val="26"/>
      <w:lang w:eastAsia="en-US"/>
    </w:rPr>
  </w:style>
  <w:style w:type="paragraph" w:styleId="Heading3">
    <w:name w:val="heading 3"/>
    <w:basedOn w:val="Normal"/>
    <w:next w:val="Normal"/>
    <w:link w:val="Heading3Char"/>
    <w:uiPriority w:val="9"/>
    <w:unhideWhenUsed/>
    <w:qFormat/>
    <w:rsid w:val="00646045"/>
    <w:pPr>
      <w:keepNext/>
      <w:keepLines/>
      <w:spacing w:before="240"/>
      <w:outlineLvl w:val="2"/>
    </w:pPr>
    <w:rPr>
      <w:rFonts w:eastAsiaTheme="majorEastAsia"/>
      <w:b/>
      <w:color w:val="000000" w:themeColor="text1"/>
      <w:sz w:val="24"/>
    </w:rPr>
  </w:style>
  <w:style w:type="paragraph" w:styleId="Heading4">
    <w:name w:val="heading 4"/>
    <w:basedOn w:val="Normal"/>
    <w:next w:val="Normal"/>
    <w:link w:val="Heading4Char"/>
    <w:uiPriority w:val="9"/>
    <w:unhideWhenUsed/>
    <w:qFormat/>
    <w:rsid w:val="00646045"/>
    <w:pPr>
      <w:keepNext/>
      <w:keepLines/>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DE11B3"/>
    <w:pPr>
      <w:keepNext/>
      <w:keepLines/>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BE3CB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16A"/>
    <w:rPr>
      <w:rFonts w:ascii="Arial" w:eastAsiaTheme="majorEastAsia" w:hAnsi="Arial" w:cs="Arial"/>
      <w:b/>
      <w:sz w:val="32"/>
      <w:szCs w:val="32"/>
    </w:rPr>
  </w:style>
  <w:style w:type="paragraph" w:styleId="TOCHeading">
    <w:name w:val="TOC Heading"/>
    <w:basedOn w:val="Heading1"/>
    <w:next w:val="Normal"/>
    <w:uiPriority w:val="39"/>
    <w:unhideWhenUsed/>
    <w:qFormat/>
    <w:rsid w:val="00BC01F4"/>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69381C"/>
    <w:pPr>
      <w:tabs>
        <w:tab w:val="right" w:leader="dot" w:pos="9010"/>
      </w:tabs>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BC01F4"/>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BC01F4"/>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BC01F4"/>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BC01F4"/>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BC01F4"/>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BC01F4"/>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BC01F4"/>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BC01F4"/>
    <w:pPr>
      <w:ind w:left="1760"/>
      <w:jc w:val="left"/>
    </w:pPr>
    <w:rPr>
      <w:rFonts w:asciiTheme="minorHAnsi" w:hAnsiTheme="minorHAnsi"/>
      <w:sz w:val="18"/>
      <w:szCs w:val="18"/>
    </w:rPr>
  </w:style>
  <w:style w:type="character" w:styleId="Hyperlink">
    <w:name w:val="Hyperlink"/>
    <w:basedOn w:val="DefaultParagraphFont"/>
    <w:uiPriority w:val="99"/>
    <w:unhideWhenUsed/>
    <w:rsid w:val="00BC01F4"/>
    <w:rPr>
      <w:color w:val="0563C1" w:themeColor="hyperlink"/>
      <w:u w:val="single"/>
    </w:rPr>
  </w:style>
  <w:style w:type="paragraph" w:styleId="DocumentMap">
    <w:name w:val="Document Map"/>
    <w:basedOn w:val="Normal"/>
    <w:link w:val="DocumentMapChar"/>
    <w:uiPriority w:val="99"/>
    <w:semiHidden/>
    <w:unhideWhenUsed/>
    <w:rsid w:val="00BC01F4"/>
    <w:rPr>
      <w:lang w:eastAsia="en-US"/>
    </w:rPr>
  </w:style>
  <w:style w:type="character" w:customStyle="1" w:styleId="DocumentMapChar">
    <w:name w:val="Document Map Char"/>
    <w:basedOn w:val="DefaultParagraphFont"/>
    <w:link w:val="DocumentMap"/>
    <w:uiPriority w:val="99"/>
    <w:semiHidden/>
    <w:rsid w:val="00BC01F4"/>
    <w:rPr>
      <w:rFonts w:ascii="Times New Roman" w:hAnsi="Times New Roman" w:cs="Times New Roman"/>
    </w:rPr>
  </w:style>
  <w:style w:type="paragraph" w:styleId="Revision">
    <w:name w:val="Revision"/>
    <w:hidden/>
    <w:uiPriority w:val="99"/>
    <w:semiHidden/>
    <w:rsid w:val="00BC01F4"/>
  </w:style>
  <w:style w:type="paragraph" w:styleId="Footer">
    <w:name w:val="footer"/>
    <w:basedOn w:val="Normal"/>
    <w:link w:val="FooterChar"/>
    <w:uiPriority w:val="99"/>
    <w:unhideWhenUsed/>
    <w:rsid w:val="00BC01F4"/>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BC01F4"/>
  </w:style>
  <w:style w:type="character" w:styleId="PageNumber">
    <w:name w:val="page number"/>
    <w:basedOn w:val="DefaultParagraphFont"/>
    <w:uiPriority w:val="99"/>
    <w:semiHidden/>
    <w:unhideWhenUsed/>
    <w:rsid w:val="00BC01F4"/>
  </w:style>
  <w:style w:type="character" w:customStyle="1" w:styleId="Heading2Char">
    <w:name w:val="Heading 2 Char"/>
    <w:basedOn w:val="DefaultParagraphFont"/>
    <w:link w:val="Heading2"/>
    <w:uiPriority w:val="9"/>
    <w:rsid w:val="000D4D86"/>
    <w:rPr>
      <w:rFonts w:ascii="Arial" w:eastAsiaTheme="majorEastAsia" w:hAnsi="Arial" w:cstheme="majorBidi"/>
      <w:b/>
      <w:color w:val="000000" w:themeColor="text1"/>
      <w:sz w:val="26"/>
      <w:szCs w:val="26"/>
    </w:rPr>
  </w:style>
  <w:style w:type="paragraph" w:styleId="Caption">
    <w:name w:val="caption"/>
    <w:basedOn w:val="Normal"/>
    <w:next w:val="Normal"/>
    <w:uiPriority w:val="35"/>
    <w:unhideWhenUsed/>
    <w:qFormat/>
    <w:rsid w:val="00EF798F"/>
    <w:pPr>
      <w:spacing w:after="200"/>
    </w:pPr>
    <w:rPr>
      <w:rFonts w:asciiTheme="minorHAnsi" w:hAnsiTheme="minorHAnsi" w:cstheme="minorBidi"/>
      <w:i/>
      <w:iCs/>
      <w:color w:val="44546A" w:themeColor="text2"/>
      <w:sz w:val="18"/>
      <w:szCs w:val="18"/>
      <w:lang w:eastAsia="en-US"/>
    </w:rPr>
  </w:style>
  <w:style w:type="paragraph" w:styleId="EndnoteText">
    <w:name w:val="endnote text"/>
    <w:basedOn w:val="Normal"/>
    <w:link w:val="EndnoteTextChar"/>
    <w:uiPriority w:val="99"/>
    <w:unhideWhenUsed/>
    <w:rsid w:val="00EF798F"/>
    <w:rPr>
      <w:rFonts w:asciiTheme="minorHAnsi" w:hAnsiTheme="minorHAnsi" w:cstheme="minorBidi"/>
      <w:lang w:eastAsia="en-US"/>
    </w:rPr>
  </w:style>
  <w:style w:type="character" w:customStyle="1" w:styleId="EndnoteTextChar">
    <w:name w:val="Endnote Text Char"/>
    <w:basedOn w:val="DefaultParagraphFont"/>
    <w:link w:val="EndnoteText"/>
    <w:uiPriority w:val="99"/>
    <w:rsid w:val="00EF798F"/>
  </w:style>
  <w:style w:type="character" w:styleId="EndnoteReference">
    <w:name w:val="endnote reference"/>
    <w:basedOn w:val="DefaultParagraphFont"/>
    <w:uiPriority w:val="99"/>
    <w:unhideWhenUsed/>
    <w:rsid w:val="00EF798F"/>
    <w:rPr>
      <w:vertAlign w:val="superscript"/>
    </w:rPr>
  </w:style>
  <w:style w:type="paragraph" w:styleId="FootnoteText">
    <w:name w:val="footnote text"/>
    <w:basedOn w:val="Normal"/>
    <w:link w:val="FootnoteTextChar"/>
    <w:uiPriority w:val="99"/>
    <w:unhideWhenUsed/>
    <w:rsid w:val="00EF798F"/>
    <w:rPr>
      <w:rFonts w:asciiTheme="minorHAnsi" w:hAnsiTheme="minorHAnsi" w:cstheme="minorBidi"/>
      <w:lang w:eastAsia="en-US"/>
    </w:rPr>
  </w:style>
  <w:style w:type="character" w:customStyle="1" w:styleId="FootnoteTextChar">
    <w:name w:val="Footnote Text Char"/>
    <w:basedOn w:val="DefaultParagraphFont"/>
    <w:link w:val="FootnoteText"/>
    <w:uiPriority w:val="99"/>
    <w:rsid w:val="00EF798F"/>
  </w:style>
  <w:style w:type="character" w:styleId="FootnoteReference">
    <w:name w:val="footnote reference"/>
    <w:basedOn w:val="DefaultParagraphFont"/>
    <w:uiPriority w:val="99"/>
    <w:unhideWhenUsed/>
    <w:rsid w:val="00EF798F"/>
    <w:rPr>
      <w:vertAlign w:val="superscript"/>
    </w:rPr>
  </w:style>
  <w:style w:type="character" w:styleId="Strong">
    <w:name w:val="Strong"/>
    <w:basedOn w:val="DefaultParagraphFont"/>
    <w:uiPriority w:val="22"/>
    <w:qFormat/>
    <w:rsid w:val="007A6174"/>
    <w:rPr>
      <w:b/>
      <w:bCs/>
    </w:rPr>
  </w:style>
  <w:style w:type="paragraph" w:styleId="Header">
    <w:name w:val="header"/>
    <w:basedOn w:val="Normal"/>
    <w:link w:val="HeaderChar"/>
    <w:uiPriority w:val="99"/>
    <w:unhideWhenUsed/>
    <w:rsid w:val="00897C7B"/>
    <w:pPr>
      <w:tabs>
        <w:tab w:val="center" w:pos="4513"/>
        <w:tab w:val="right" w:pos="9026"/>
      </w:tabs>
    </w:pPr>
  </w:style>
  <w:style w:type="character" w:customStyle="1" w:styleId="HeaderChar">
    <w:name w:val="Header Char"/>
    <w:basedOn w:val="DefaultParagraphFont"/>
    <w:link w:val="Header"/>
    <w:uiPriority w:val="99"/>
    <w:rsid w:val="00897C7B"/>
    <w:rPr>
      <w:rFonts w:ascii="Times New Roman" w:hAnsi="Times New Roman" w:cs="Times New Roman"/>
      <w:lang w:eastAsia="en-GB"/>
    </w:rPr>
  </w:style>
  <w:style w:type="character" w:customStyle="1" w:styleId="Heading3Char">
    <w:name w:val="Heading 3 Char"/>
    <w:basedOn w:val="DefaultParagraphFont"/>
    <w:link w:val="Heading3"/>
    <w:uiPriority w:val="9"/>
    <w:rsid w:val="00646045"/>
    <w:rPr>
      <w:rFonts w:ascii="Arial" w:eastAsiaTheme="majorEastAsia" w:hAnsi="Arial" w:cs="Arial"/>
      <w:b/>
      <w:color w:val="000000" w:themeColor="text1"/>
      <w:szCs w:val="22"/>
      <w:lang w:eastAsia="en-GB"/>
    </w:rPr>
  </w:style>
  <w:style w:type="character" w:customStyle="1" w:styleId="Heading4Char">
    <w:name w:val="Heading 4 Char"/>
    <w:basedOn w:val="DefaultParagraphFont"/>
    <w:link w:val="Heading4"/>
    <w:uiPriority w:val="9"/>
    <w:rsid w:val="00646045"/>
    <w:rPr>
      <w:rFonts w:ascii="Arial" w:eastAsiaTheme="majorEastAsia" w:hAnsi="Arial" w:cstheme="majorBidi"/>
      <w:b/>
      <w:i/>
      <w:iCs/>
      <w:color w:val="000000" w:themeColor="text1"/>
      <w:szCs w:val="22"/>
      <w:lang w:eastAsia="en-GB"/>
    </w:rPr>
  </w:style>
  <w:style w:type="character" w:styleId="FollowedHyperlink">
    <w:name w:val="FollowedHyperlink"/>
    <w:basedOn w:val="DefaultParagraphFont"/>
    <w:uiPriority w:val="99"/>
    <w:semiHidden/>
    <w:unhideWhenUsed/>
    <w:rsid w:val="003537A6"/>
    <w:rPr>
      <w:color w:val="954F72" w:themeColor="followedHyperlink"/>
      <w:u w:val="single"/>
    </w:rPr>
  </w:style>
  <w:style w:type="paragraph" w:styleId="NormalWeb">
    <w:name w:val="Normal (Web)"/>
    <w:basedOn w:val="Normal"/>
    <w:uiPriority w:val="99"/>
    <w:unhideWhenUsed/>
    <w:rsid w:val="009618A5"/>
    <w:pPr>
      <w:spacing w:before="100" w:beforeAutospacing="1" w:after="100" w:afterAutospacing="1"/>
    </w:pPr>
  </w:style>
  <w:style w:type="character" w:styleId="CommentReference">
    <w:name w:val="annotation reference"/>
    <w:basedOn w:val="DefaultParagraphFont"/>
    <w:uiPriority w:val="99"/>
    <w:semiHidden/>
    <w:unhideWhenUsed/>
    <w:rsid w:val="00F76B1E"/>
    <w:rPr>
      <w:sz w:val="18"/>
      <w:szCs w:val="18"/>
    </w:rPr>
  </w:style>
  <w:style w:type="paragraph" w:styleId="CommentText">
    <w:name w:val="annotation text"/>
    <w:basedOn w:val="Normal"/>
    <w:link w:val="CommentTextChar"/>
    <w:uiPriority w:val="99"/>
    <w:unhideWhenUsed/>
    <w:rsid w:val="00F76B1E"/>
    <w:rPr>
      <w:rFonts w:eastAsiaTheme="minorEastAsia"/>
      <w:lang w:eastAsia="ja-JP"/>
    </w:rPr>
  </w:style>
  <w:style w:type="character" w:customStyle="1" w:styleId="CommentTextChar">
    <w:name w:val="Comment Text Char"/>
    <w:basedOn w:val="DefaultParagraphFont"/>
    <w:link w:val="CommentText"/>
    <w:uiPriority w:val="99"/>
    <w:rsid w:val="00F76B1E"/>
    <w:rPr>
      <w:rFonts w:ascii="Arial" w:eastAsiaTheme="minorEastAsia" w:hAnsi="Arial" w:cs="Arial"/>
      <w:lang w:eastAsia="ja-JP"/>
    </w:rPr>
  </w:style>
  <w:style w:type="paragraph" w:styleId="BalloonText">
    <w:name w:val="Balloon Text"/>
    <w:basedOn w:val="Normal"/>
    <w:link w:val="BalloonTextChar"/>
    <w:uiPriority w:val="99"/>
    <w:semiHidden/>
    <w:unhideWhenUsed/>
    <w:rsid w:val="00F76B1E"/>
    <w:rPr>
      <w:sz w:val="18"/>
      <w:szCs w:val="18"/>
    </w:rPr>
  </w:style>
  <w:style w:type="character" w:customStyle="1" w:styleId="BalloonTextChar">
    <w:name w:val="Balloon Text Char"/>
    <w:basedOn w:val="DefaultParagraphFont"/>
    <w:link w:val="BalloonText"/>
    <w:uiPriority w:val="99"/>
    <w:semiHidden/>
    <w:rsid w:val="00F76B1E"/>
    <w:rPr>
      <w:rFonts w:ascii="Times New Roman" w:hAnsi="Times New Roman" w:cs="Times New Roman"/>
      <w:sz w:val="18"/>
      <w:szCs w:val="18"/>
      <w:lang w:eastAsia="en-GB"/>
    </w:rPr>
  </w:style>
  <w:style w:type="paragraph" w:styleId="ListParagraph">
    <w:name w:val="List Paragraph"/>
    <w:basedOn w:val="Normal"/>
    <w:uiPriority w:val="34"/>
    <w:qFormat/>
    <w:rsid w:val="003B2C86"/>
    <w:pPr>
      <w:ind w:left="720"/>
      <w:contextualSpacing/>
    </w:pPr>
  </w:style>
  <w:style w:type="character" w:customStyle="1" w:styleId="Heading5Char">
    <w:name w:val="Heading 5 Char"/>
    <w:basedOn w:val="DefaultParagraphFont"/>
    <w:link w:val="Heading5"/>
    <w:uiPriority w:val="9"/>
    <w:rsid w:val="00DE11B3"/>
    <w:rPr>
      <w:rFonts w:ascii="Arial" w:eastAsiaTheme="majorEastAsia" w:hAnsi="Arial" w:cstheme="majorBidi"/>
      <w:b/>
      <w:i/>
      <w:color w:val="000000" w:themeColor="text1"/>
      <w:sz w:val="22"/>
      <w:szCs w:val="22"/>
      <w:lang w:eastAsia="en-GB"/>
    </w:rPr>
  </w:style>
  <w:style w:type="character" w:styleId="UnresolvedMention">
    <w:name w:val="Unresolved Mention"/>
    <w:basedOn w:val="DefaultParagraphFont"/>
    <w:uiPriority w:val="99"/>
    <w:rsid w:val="004636A4"/>
    <w:rPr>
      <w:color w:val="808080"/>
      <w:shd w:val="clear" w:color="auto" w:fill="E6E6E6"/>
    </w:rPr>
  </w:style>
  <w:style w:type="paragraph" w:styleId="NoSpacing">
    <w:name w:val="No Spacing"/>
    <w:link w:val="NoSpacingChar"/>
    <w:uiPriority w:val="1"/>
    <w:qFormat/>
    <w:rsid w:val="00961783"/>
    <w:rPr>
      <w:rFonts w:eastAsiaTheme="minorEastAsia"/>
      <w:sz w:val="22"/>
      <w:szCs w:val="22"/>
      <w:lang w:val="en-US" w:eastAsia="zh-CN"/>
    </w:rPr>
  </w:style>
  <w:style w:type="character" w:customStyle="1" w:styleId="NoSpacingChar">
    <w:name w:val="No Spacing Char"/>
    <w:basedOn w:val="DefaultParagraphFont"/>
    <w:link w:val="NoSpacing"/>
    <w:uiPriority w:val="1"/>
    <w:rsid w:val="00961783"/>
    <w:rPr>
      <w:rFonts w:eastAsiaTheme="minorEastAsia"/>
      <w:sz w:val="22"/>
      <w:szCs w:val="22"/>
      <w:lang w:val="en-US" w:eastAsia="zh-CN"/>
    </w:rPr>
  </w:style>
  <w:style w:type="paragraph" w:styleId="Subtitle">
    <w:name w:val="Subtitle"/>
    <w:basedOn w:val="Normal"/>
    <w:next w:val="Normal"/>
    <w:link w:val="SubtitleChar"/>
    <w:uiPriority w:val="11"/>
    <w:qFormat/>
    <w:rsid w:val="00AD0ED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D0ED0"/>
    <w:rPr>
      <w:rFonts w:eastAsiaTheme="minorEastAsia"/>
      <w:color w:val="5A5A5A" w:themeColor="text1" w:themeTint="A5"/>
      <w:spacing w:val="15"/>
      <w:sz w:val="22"/>
      <w:szCs w:val="22"/>
      <w:lang w:eastAsia="en-GB"/>
    </w:rPr>
  </w:style>
  <w:style w:type="character" w:customStyle="1" w:styleId="Heading6Char">
    <w:name w:val="Heading 6 Char"/>
    <w:basedOn w:val="DefaultParagraphFont"/>
    <w:link w:val="Heading6"/>
    <w:uiPriority w:val="9"/>
    <w:rsid w:val="00BE3CB7"/>
    <w:rPr>
      <w:rFonts w:asciiTheme="majorHAnsi" w:eastAsiaTheme="majorEastAsia" w:hAnsiTheme="majorHAnsi" w:cstheme="majorBidi"/>
      <w:color w:val="1F3763" w:themeColor="accent1" w:themeShade="7F"/>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3080">
      <w:bodyDiv w:val="1"/>
      <w:marLeft w:val="0"/>
      <w:marRight w:val="0"/>
      <w:marTop w:val="0"/>
      <w:marBottom w:val="0"/>
      <w:divBdr>
        <w:top w:val="none" w:sz="0" w:space="0" w:color="auto"/>
        <w:left w:val="none" w:sz="0" w:space="0" w:color="auto"/>
        <w:bottom w:val="none" w:sz="0" w:space="0" w:color="auto"/>
        <w:right w:val="none" w:sz="0" w:space="0" w:color="auto"/>
      </w:divBdr>
    </w:div>
    <w:div w:id="29231858">
      <w:bodyDiv w:val="1"/>
      <w:marLeft w:val="0"/>
      <w:marRight w:val="0"/>
      <w:marTop w:val="0"/>
      <w:marBottom w:val="0"/>
      <w:divBdr>
        <w:top w:val="none" w:sz="0" w:space="0" w:color="auto"/>
        <w:left w:val="none" w:sz="0" w:space="0" w:color="auto"/>
        <w:bottom w:val="none" w:sz="0" w:space="0" w:color="auto"/>
        <w:right w:val="none" w:sz="0" w:space="0" w:color="auto"/>
      </w:divBdr>
    </w:div>
    <w:div w:id="108090482">
      <w:bodyDiv w:val="1"/>
      <w:marLeft w:val="0"/>
      <w:marRight w:val="0"/>
      <w:marTop w:val="0"/>
      <w:marBottom w:val="0"/>
      <w:divBdr>
        <w:top w:val="none" w:sz="0" w:space="0" w:color="auto"/>
        <w:left w:val="none" w:sz="0" w:space="0" w:color="auto"/>
        <w:bottom w:val="none" w:sz="0" w:space="0" w:color="auto"/>
        <w:right w:val="none" w:sz="0" w:space="0" w:color="auto"/>
      </w:divBdr>
    </w:div>
    <w:div w:id="213810116">
      <w:bodyDiv w:val="1"/>
      <w:marLeft w:val="0"/>
      <w:marRight w:val="0"/>
      <w:marTop w:val="0"/>
      <w:marBottom w:val="0"/>
      <w:divBdr>
        <w:top w:val="none" w:sz="0" w:space="0" w:color="auto"/>
        <w:left w:val="none" w:sz="0" w:space="0" w:color="auto"/>
        <w:bottom w:val="none" w:sz="0" w:space="0" w:color="auto"/>
        <w:right w:val="none" w:sz="0" w:space="0" w:color="auto"/>
      </w:divBdr>
    </w:div>
    <w:div w:id="291985293">
      <w:bodyDiv w:val="1"/>
      <w:marLeft w:val="0"/>
      <w:marRight w:val="0"/>
      <w:marTop w:val="0"/>
      <w:marBottom w:val="0"/>
      <w:divBdr>
        <w:top w:val="none" w:sz="0" w:space="0" w:color="auto"/>
        <w:left w:val="none" w:sz="0" w:space="0" w:color="auto"/>
        <w:bottom w:val="none" w:sz="0" w:space="0" w:color="auto"/>
        <w:right w:val="none" w:sz="0" w:space="0" w:color="auto"/>
      </w:divBdr>
    </w:div>
    <w:div w:id="325596882">
      <w:bodyDiv w:val="1"/>
      <w:marLeft w:val="0"/>
      <w:marRight w:val="0"/>
      <w:marTop w:val="0"/>
      <w:marBottom w:val="0"/>
      <w:divBdr>
        <w:top w:val="none" w:sz="0" w:space="0" w:color="auto"/>
        <w:left w:val="none" w:sz="0" w:space="0" w:color="auto"/>
        <w:bottom w:val="none" w:sz="0" w:space="0" w:color="auto"/>
        <w:right w:val="none" w:sz="0" w:space="0" w:color="auto"/>
      </w:divBdr>
    </w:div>
    <w:div w:id="341052975">
      <w:bodyDiv w:val="1"/>
      <w:marLeft w:val="0"/>
      <w:marRight w:val="0"/>
      <w:marTop w:val="0"/>
      <w:marBottom w:val="0"/>
      <w:divBdr>
        <w:top w:val="none" w:sz="0" w:space="0" w:color="auto"/>
        <w:left w:val="none" w:sz="0" w:space="0" w:color="auto"/>
        <w:bottom w:val="none" w:sz="0" w:space="0" w:color="auto"/>
        <w:right w:val="none" w:sz="0" w:space="0" w:color="auto"/>
      </w:divBdr>
    </w:div>
    <w:div w:id="350687066">
      <w:bodyDiv w:val="1"/>
      <w:marLeft w:val="0"/>
      <w:marRight w:val="0"/>
      <w:marTop w:val="0"/>
      <w:marBottom w:val="0"/>
      <w:divBdr>
        <w:top w:val="none" w:sz="0" w:space="0" w:color="auto"/>
        <w:left w:val="none" w:sz="0" w:space="0" w:color="auto"/>
        <w:bottom w:val="none" w:sz="0" w:space="0" w:color="auto"/>
        <w:right w:val="none" w:sz="0" w:space="0" w:color="auto"/>
      </w:divBdr>
    </w:div>
    <w:div w:id="602424456">
      <w:bodyDiv w:val="1"/>
      <w:marLeft w:val="0"/>
      <w:marRight w:val="0"/>
      <w:marTop w:val="0"/>
      <w:marBottom w:val="0"/>
      <w:divBdr>
        <w:top w:val="none" w:sz="0" w:space="0" w:color="auto"/>
        <w:left w:val="none" w:sz="0" w:space="0" w:color="auto"/>
        <w:bottom w:val="none" w:sz="0" w:space="0" w:color="auto"/>
        <w:right w:val="none" w:sz="0" w:space="0" w:color="auto"/>
      </w:divBdr>
    </w:div>
    <w:div w:id="694968809">
      <w:bodyDiv w:val="1"/>
      <w:marLeft w:val="0"/>
      <w:marRight w:val="0"/>
      <w:marTop w:val="0"/>
      <w:marBottom w:val="0"/>
      <w:divBdr>
        <w:top w:val="none" w:sz="0" w:space="0" w:color="auto"/>
        <w:left w:val="none" w:sz="0" w:space="0" w:color="auto"/>
        <w:bottom w:val="none" w:sz="0" w:space="0" w:color="auto"/>
        <w:right w:val="none" w:sz="0" w:space="0" w:color="auto"/>
      </w:divBdr>
    </w:div>
    <w:div w:id="802314840">
      <w:bodyDiv w:val="1"/>
      <w:marLeft w:val="0"/>
      <w:marRight w:val="0"/>
      <w:marTop w:val="0"/>
      <w:marBottom w:val="0"/>
      <w:divBdr>
        <w:top w:val="none" w:sz="0" w:space="0" w:color="auto"/>
        <w:left w:val="none" w:sz="0" w:space="0" w:color="auto"/>
        <w:bottom w:val="none" w:sz="0" w:space="0" w:color="auto"/>
        <w:right w:val="none" w:sz="0" w:space="0" w:color="auto"/>
      </w:divBdr>
    </w:div>
    <w:div w:id="845946521">
      <w:bodyDiv w:val="1"/>
      <w:marLeft w:val="0"/>
      <w:marRight w:val="0"/>
      <w:marTop w:val="0"/>
      <w:marBottom w:val="0"/>
      <w:divBdr>
        <w:top w:val="none" w:sz="0" w:space="0" w:color="auto"/>
        <w:left w:val="none" w:sz="0" w:space="0" w:color="auto"/>
        <w:bottom w:val="none" w:sz="0" w:space="0" w:color="auto"/>
        <w:right w:val="none" w:sz="0" w:space="0" w:color="auto"/>
      </w:divBdr>
    </w:div>
    <w:div w:id="852650186">
      <w:bodyDiv w:val="1"/>
      <w:marLeft w:val="0"/>
      <w:marRight w:val="0"/>
      <w:marTop w:val="0"/>
      <w:marBottom w:val="0"/>
      <w:divBdr>
        <w:top w:val="none" w:sz="0" w:space="0" w:color="auto"/>
        <w:left w:val="none" w:sz="0" w:space="0" w:color="auto"/>
        <w:bottom w:val="none" w:sz="0" w:space="0" w:color="auto"/>
        <w:right w:val="none" w:sz="0" w:space="0" w:color="auto"/>
      </w:divBdr>
    </w:div>
    <w:div w:id="863398666">
      <w:bodyDiv w:val="1"/>
      <w:marLeft w:val="0"/>
      <w:marRight w:val="0"/>
      <w:marTop w:val="0"/>
      <w:marBottom w:val="0"/>
      <w:divBdr>
        <w:top w:val="none" w:sz="0" w:space="0" w:color="auto"/>
        <w:left w:val="none" w:sz="0" w:space="0" w:color="auto"/>
        <w:bottom w:val="none" w:sz="0" w:space="0" w:color="auto"/>
        <w:right w:val="none" w:sz="0" w:space="0" w:color="auto"/>
      </w:divBdr>
    </w:div>
    <w:div w:id="919025207">
      <w:bodyDiv w:val="1"/>
      <w:marLeft w:val="0"/>
      <w:marRight w:val="0"/>
      <w:marTop w:val="0"/>
      <w:marBottom w:val="0"/>
      <w:divBdr>
        <w:top w:val="none" w:sz="0" w:space="0" w:color="auto"/>
        <w:left w:val="none" w:sz="0" w:space="0" w:color="auto"/>
        <w:bottom w:val="none" w:sz="0" w:space="0" w:color="auto"/>
        <w:right w:val="none" w:sz="0" w:space="0" w:color="auto"/>
      </w:divBdr>
    </w:div>
    <w:div w:id="1015378950">
      <w:bodyDiv w:val="1"/>
      <w:marLeft w:val="0"/>
      <w:marRight w:val="0"/>
      <w:marTop w:val="0"/>
      <w:marBottom w:val="0"/>
      <w:divBdr>
        <w:top w:val="none" w:sz="0" w:space="0" w:color="auto"/>
        <w:left w:val="none" w:sz="0" w:space="0" w:color="auto"/>
        <w:bottom w:val="none" w:sz="0" w:space="0" w:color="auto"/>
        <w:right w:val="none" w:sz="0" w:space="0" w:color="auto"/>
      </w:divBdr>
    </w:div>
    <w:div w:id="1037315632">
      <w:bodyDiv w:val="1"/>
      <w:marLeft w:val="0"/>
      <w:marRight w:val="0"/>
      <w:marTop w:val="0"/>
      <w:marBottom w:val="0"/>
      <w:divBdr>
        <w:top w:val="none" w:sz="0" w:space="0" w:color="auto"/>
        <w:left w:val="none" w:sz="0" w:space="0" w:color="auto"/>
        <w:bottom w:val="none" w:sz="0" w:space="0" w:color="auto"/>
        <w:right w:val="none" w:sz="0" w:space="0" w:color="auto"/>
      </w:divBdr>
    </w:div>
    <w:div w:id="1037701011">
      <w:bodyDiv w:val="1"/>
      <w:marLeft w:val="0"/>
      <w:marRight w:val="0"/>
      <w:marTop w:val="0"/>
      <w:marBottom w:val="0"/>
      <w:divBdr>
        <w:top w:val="none" w:sz="0" w:space="0" w:color="auto"/>
        <w:left w:val="none" w:sz="0" w:space="0" w:color="auto"/>
        <w:bottom w:val="none" w:sz="0" w:space="0" w:color="auto"/>
        <w:right w:val="none" w:sz="0" w:space="0" w:color="auto"/>
      </w:divBdr>
    </w:div>
    <w:div w:id="1066148864">
      <w:bodyDiv w:val="1"/>
      <w:marLeft w:val="0"/>
      <w:marRight w:val="0"/>
      <w:marTop w:val="0"/>
      <w:marBottom w:val="0"/>
      <w:divBdr>
        <w:top w:val="none" w:sz="0" w:space="0" w:color="auto"/>
        <w:left w:val="none" w:sz="0" w:space="0" w:color="auto"/>
        <w:bottom w:val="none" w:sz="0" w:space="0" w:color="auto"/>
        <w:right w:val="none" w:sz="0" w:space="0" w:color="auto"/>
      </w:divBdr>
    </w:div>
    <w:div w:id="1096369701">
      <w:bodyDiv w:val="1"/>
      <w:marLeft w:val="0"/>
      <w:marRight w:val="0"/>
      <w:marTop w:val="0"/>
      <w:marBottom w:val="0"/>
      <w:divBdr>
        <w:top w:val="none" w:sz="0" w:space="0" w:color="auto"/>
        <w:left w:val="none" w:sz="0" w:space="0" w:color="auto"/>
        <w:bottom w:val="none" w:sz="0" w:space="0" w:color="auto"/>
        <w:right w:val="none" w:sz="0" w:space="0" w:color="auto"/>
      </w:divBdr>
    </w:div>
    <w:div w:id="1113864586">
      <w:bodyDiv w:val="1"/>
      <w:marLeft w:val="0"/>
      <w:marRight w:val="0"/>
      <w:marTop w:val="0"/>
      <w:marBottom w:val="0"/>
      <w:divBdr>
        <w:top w:val="none" w:sz="0" w:space="0" w:color="auto"/>
        <w:left w:val="none" w:sz="0" w:space="0" w:color="auto"/>
        <w:bottom w:val="none" w:sz="0" w:space="0" w:color="auto"/>
        <w:right w:val="none" w:sz="0" w:space="0" w:color="auto"/>
      </w:divBdr>
    </w:div>
    <w:div w:id="1152333066">
      <w:bodyDiv w:val="1"/>
      <w:marLeft w:val="0"/>
      <w:marRight w:val="0"/>
      <w:marTop w:val="0"/>
      <w:marBottom w:val="0"/>
      <w:divBdr>
        <w:top w:val="none" w:sz="0" w:space="0" w:color="auto"/>
        <w:left w:val="none" w:sz="0" w:space="0" w:color="auto"/>
        <w:bottom w:val="none" w:sz="0" w:space="0" w:color="auto"/>
        <w:right w:val="none" w:sz="0" w:space="0" w:color="auto"/>
      </w:divBdr>
    </w:div>
    <w:div w:id="1283221631">
      <w:bodyDiv w:val="1"/>
      <w:marLeft w:val="0"/>
      <w:marRight w:val="0"/>
      <w:marTop w:val="0"/>
      <w:marBottom w:val="0"/>
      <w:divBdr>
        <w:top w:val="none" w:sz="0" w:space="0" w:color="auto"/>
        <w:left w:val="none" w:sz="0" w:space="0" w:color="auto"/>
        <w:bottom w:val="none" w:sz="0" w:space="0" w:color="auto"/>
        <w:right w:val="none" w:sz="0" w:space="0" w:color="auto"/>
      </w:divBdr>
    </w:div>
    <w:div w:id="1303005178">
      <w:bodyDiv w:val="1"/>
      <w:marLeft w:val="0"/>
      <w:marRight w:val="0"/>
      <w:marTop w:val="0"/>
      <w:marBottom w:val="0"/>
      <w:divBdr>
        <w:top w:val="none" w:sz="0" w:space="0" w:color="auto"/>
        <w:left w:val="none" w:sz="0" w:space="0" w:color="auto"/>
        <w:bottom w:val="none" w:sz="0" w:space="0" w:color="auto"/>
        <w:right w:val="none" w:sz="0" w:space="0" w:color="auto"/>
      </w:divBdr>
    </w:div>
    <w:div w:id="1441993091">
      <w:bodyDiv w:val="1"/>
      <w:marLeft w:val="0"/>
      <w:marRight w:val="0"/>
      <w:marTop w:val="0"/>
      <w:marBottom w:val="0"/>
      <w:divBdr>
        <w:top w:val="none" w:sz="0" w:space="0" w:color="auto"/>
        <w:left w:val="none" w:sz="0" w:space="0" w:color="auto"/>
        <w:bottom w:val="none" w:sz="0" w:space="0" w:color="auto"/>
        <w:right w:val="none" w:sz="0" w:space="0" w:color="auto"/>
      </w:divBdr>
    </w:div>
    <w:div w:id="1483278722">
      <w:bodyDiv w:val="1"/>
      <w:marLeft w:val="0"/>
      <w:marRight w:val="0"/>
      <w:marTop w:val="0"/>
      <w:marBottom w:val="0"/>
      <w:divBdr>
        <w:top w:val="none" w:sz="0" w:space="0" w:color="auto"/>
        <w:left w:val="none" w:sz="0" w:space="0" w:color="auto"/>
        <w:bottom w:val="none" w:sz="0" w:space="0" w:color="auto"/>
        <w:right w:val="none" w:sz="0" w:space="0" w:color="auto"/>
      </w:divBdr>
    </w:div>
    <w:div w:id="1593584020">
      <w:bodyDiv w:val="1"/>
      <w:marLeft w:val="0"/>
      <w:marRight w:val="0"/>
      <w:marTop w:val="0"/>
      <w:marBottom w:val="0"/>
      <w:divBdr>
        <w:top w:val="none" w:sz="0" w:space="0" w:color="auto"/>
        <w:left w:val="none" w:sz="0" w:space="0" w:color="auto"/>
        <w:bottom w:val="none" w:sz="0" w:space="0" w:color="auto"/>
        <w:right w:val="none" w:sz="0" w:space="0" w:color="auto"/>
      </w:divBdr>
    </w:div>
    <w:div w:id="1662464740">
      <w:bodyDiv w:val="1"/>
      <w:marLeft w:val="0"/>
      <w:marRight w:val="0"/>
      <w:marTop w:val="0"/>
      <w:marBottom w:val="0"/>
      <w:divBdr>
        <w:top w:val="none" w:sz="0" w:space="0" w:color="auto"/>
        <w:left w:val="none" w:sz="0" w:space="0" w:color="auto"/>
        <w:bottom w:val="none" w:sz="0" w:space="0" w:color="auto"/>
        <w:right w:val="none" w:sz="0" w:space="0" w:color="auto"/>
      </w:divBdr>
    </w:div>
    <w:div w:id="1667592660">
      <w:bodyDiv w:val="1"/>
      <w:marLeft w:val="0"/>
      <w:marRight w:val="0"/>
      <w:marTop w:val="0"/>
      <w:marBottom w:val="0"/>
      <w:divBdr>
        <w:top w:val="none" w:sz="0" w:space="0" w:color="auto"/>
        <w:left w:val="none" w:sz="0" w:space="0" w:color="auto"/>
        <w:bottom w:val="none" w:sz="0" w:space="0" w:color="auto"/>
        <w:right w:val="none" w:sz="0" w:space="0" w:color="auto"/>
      </w:divBdr>
    </w:div>
    <w:div w:id="1682582010">
      <w:bodyDiv w:val="1"/>
      <w:marLeft w:val="0"/>
      <w:marRight w:val="0"/>
      <w:marTop w:val="0"/>
      <w:marBottom w:val="0"/>
      <w:divBdr>
        <w:top w:val="none" w:sz="0" w:space="0" w:color="auto"/>
        <w:left w:val="none" w:sz="0" w:space="0" w:color="auto"/>
        <w:bottom w:val="none" w:sz="0" w:space="0" w:color="auto"/>
        <w:right w:val="none" w:sz="0" w:space="0" w:color="auto"/>
      </w:divBdr>
    </w:div>
    <w:div w:id="1689797957">
      <w:bodyDiv w:val="1"/>
      <w:marLeft w:val="0"/>
      <w:marRight w:val="0"/>
      <w:marTop w:val="0"/>
      <w:marBottom w:val="0"/>
      <w:divBdr>
        <w:top w:val="none" w:sz="0" w:space="0" w:color="auto"/>
        <w:left w:val="none" w:sz="0" w:space="0" w:color="auto"/>
        <w:bottom w:val="none" w:sz="0" w:space="0" w:color="auto"/>
        <w:right w:val="none" w:sz="0" w:space="0" w:color="auto"/>
      </w:divBdr>
    </w:div>
    <w:div w:id="1694957570">
      <w:bodyDiv w:val="1"/>
      <w:marLeft w:val="0"/>
      <w:marRight w:val="0"/>
      <w:marTop w:val="0"/>
      <w:marBottom w:val="0"/>
      <w:divBdr>
        <w:top w:val="none" w:sz="0" w:space="0" w:color="auto"/>
        <w:left w:val="none" w:sz="0" w:space="0" w:color="auto"/>
        <w:bottom w:val="none" w:sz="0" w:space="0" w:color="auto"/>
        <w:right w:val="none" w:sz="0" w:space="0" w:color="auto"/>
      </w:divBdr>
    </w:div>
    <w:div w:id="1785880385">
      <w:bodyDiv w:val="1"/>
      <w:marLeft w:val="0"/>
      <w:marRight w:val="0"/>
      <w:marTop w:val="0"/>
      <w:marBottom w:val="0"/>
      <w:divBdr>
        <w:top w:val="none" w:sz="0" w:space="0" w:color="auto"/>
        <w:left w:val="none" w:sz="0" w:space="0" w:color="auto"/>
        <w:bottom w:val="none" w:sz="0" w:space="0" w:color="auto"/>
        <w:right w:val="none" w:sz="0" w:space="0" w:color="auto"/>
      </w:divBdr>
    </w:div>
    <w:div w:id="1790970109">
      <w:bodyDiv w:val="1"/>
      <w:marLeft w:val="0"/>
      <w:marRight w:val="0"/>
      <w:marTop w:val="0"/>
      <w:marBottom w:val="0"/>
      <w:divBdr>
        <w:top w:val="none" w:sz="0" w:space="0" w:color="auto"/>
        <w:left w:val="none" w:sz="0" w:space="0" w:color="auto"/>
        <w:bottom w:val="none" w:sz="0" w:space="0" w:color="auto"/>
        <w:right w:val="none" w:sz="0" w:space="0" w:color="auto"/>
      </w:divBdr>
    </w:div>
    <w:div w:id="1885406133">
      <w:bodyDiv w:val="1"/>
      <w:marLeft w:val="0"/>
      <w:marRight w:val="0"/>
      <w:marTop w:val="0"/>
      <w:marBottom w:val="0"/>
      <w:divBdr>
        <w:top w:val="none" w:sz="0" w:space="0" w:color="auto"/>
        <w:left w:val="none" w:sz="0" w:space="0" w:color="auto"/>
        <w:bottom w:val="none" w:sz="0" w:space="0" w:color="auto"/>
        <w:right w:val="none" w:sz="0" w:space="0" w:color="auto"/>
      </w:divBdr>
    </w:div>
    <w:div w:id="1909489315">
      <w:bodyDiv w:val="1"/>
      <w:marLeft w:val="0"/>
      <w:marRight w:val="0"/>
      <w:marTop w:val="0"/>
      <w:marBottom w:val="0"/>
      <w:divBdr>
        <w:top w:val="none" w:sz="0" w:space="0" w:color="auto"/>
        <w:left w:val="none" w:sz="0" w:space="0" w:color="auto"/>
        <w:bottom w:val="none" w:sz="0" w:space="0" w:color="auto"/>
        <w:right w:val="none" w:sz="0" w:space="0" w:color="auto"/>
      </w:divBdr>
    </w:div>
    <w:div w:id="2001276303">
      <w:bodyDiv w:val="1"/>
      <w:marLeft w:val="0"/>
      <w:marRight w:val="0"/>
      <w:marTop w:val="0"/>
      <w:marBottom w:val="0"/>
      <w:divBdr>
        <w:top w:val="none" w:sz="0" w:space="0" w:color="auto"/>
        <w:left w:val="none" w:sz="0" w:space="0" w:color="auto"/>
        <w:bottom w:val="none" w:sz="0" w:space="0" w:color="auto"/>
        <w:right w:val="none" w:sz="0" w:space="0" w:color="auto"/>
      </w:divBdr>
    </w:div>
    <w:div w:id="2118476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logs.unity3d.com/2015/05/06/an-introduction-to-ilcpp-internal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eloper.apple.com/sceneki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apple.com/library/content/documentation/DeviceInformation/Reference/iOSDeviceCompatibility/Displays/Displays.htm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unity3d.com/Manual/Prefabs.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unity3d.com/unit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apple.com/xcode/" TargetMode="External"/><Relationship Id="rId28" Type="http://schemas.openxmlformats.org/officeDocument/2006/relationships/footer" Target="footer1.xml"/><Relationship Id="rId10" Type="http://schemas.openxmlformats.org/officeDocument/2006/relationships/hyperlink" Target="https://blogs.unity3d.com/2015/05/06/an-introduction-to-ilcpp-internals/" TargetMode="External"/><Relationship Id="rId19" Type="http://schemas.openxmlformats.org/officeDocument/2006/relationships/hyperlink" Target="https://www.youtube.com/watch?v=owZneI02YOU"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unitytutorials.ca/misc/performance/writing-high-performance-c-scripts" TargetMode="External"/><Relationship Id="rId14" Type="http://schemas.openxmlformats.org/officeDocument/2006/relationships/image" Target="media/image4.png"/><Relationship Id="rId22" Type="http://schemas.openxmlformats.org/officeDocument/2006/relationships/hyperlink" Target="https://developer.apple.com/library/content/documentation/IDEs/Conceptual/iOS_Simulator_Guide/Introduction/Introduction.html"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developer.apple.com/documentation/scene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8092A0E1-F4FB-9A4B-AEBF-F549C4E10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33</Pages>
  <Words>8794</Words>
  <Characters>50126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Plamenov Velikov [dpv]</dc:creator>
  <cp:keywords/>
  <dc:description/>
  <cp:lastModifiedBy>Microsoft Office User</cp:lastModifiedBy>
  <cp:revision>63</cp:revision>
  <cp:lastPrinted>2018-03-06T15:32:00Z</cp:lastPrinted>
  <dcterms:created xsi:type="dcterms:W3CDTF">2018-03-18T15:21:00Z</dcterms:created>
  <dcterms:modified xsi:type="dcterms:W3CDTF">2018-03-20T12:39:00Z</dcterms:modified>
</cp:coreProperties>
</file>